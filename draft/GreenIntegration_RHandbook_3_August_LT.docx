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CF32" w14:textId="77777777" w:rsidR="00AE73BF" w:rsidRPr="00B70FC0" w:rsidRDefault="00AE73BF" w:rsidP="00AE73BF">
      <w:pPr>
        <w:keepNext/>
        <w:spacing w:after="0" w:line="300" w:lineRule="atLeast"/>
        <w:rPr>
          <w:rFonts w:asciiTheme="majorHAnsi" w:eastAsiaTheme="majorEastAsia" w:hAnsiTheme="majorHAnsi" w:cstheme="majorHAnsi"/>
          <w:b/>
          <w:spacing w:val="5"/>
          <w:kern w:val="28"/>
          <w:sz w:val="40"/>
          <w:szCs w:val="52"/>
          <w:rPrChange w:id="0" w:author="LEONARDO HERNAN TALERO SARMIENTO" w:date="2026-08-02T11:26:00Z" w16du:dateUtc="2026-08-02T16:26:00Z">
            <w:rPr>
              <w:rFonts w:asciiTheme="majorHAnsi" w:eastAsiaTheme="majorEastAsia" w:hAnsiTheme="majorHAnsi" w:cstheme="majorHAnsi"/>
              <w:b/>
              <w:color w:val="17365D" w:themeColor="text2" w:themeShade="BF"/>
              <w:spacing w:val="5"/>
              <w:kern w:val="28"/>
              <w:sz w:val="40"/>
              <w:szCs w:val="52"/>
            </w:rPr>
          </w:rPrChange>
        </w:rPr>
      </w:pPr>
      <w:r w:rsidRPr="00B70FC0">
        <w:rPr>
          <w:rFonts w:asciiTheme="majorHAnsi" w:eastAsiaTheme="majorEastAsia" w:hAnsiTheme="majorHAnsi" w:cstheme="majorHAnsi"/>
          <w:b/>
          <w:spacing w:val="5"/>
          <w:kern w:val="28"/>
          <w:sz w:val="40"/>
          <w:szCs w:val="52"/>
          <w:rPrChange w:id="1" w:author="LEONARDO HERNAN TALERO SARMIENTO" w:date="2026-08-02T11:26:00Z" w16du:dateUtc="2026-08-02T16:26:00Z">
            <w:rPr>
              <w:rFonts w:asciiTheme="majorHAnsi" w:eastAsiaTheme="majorEastAsia" w:hAnsiTheme="majorHAnsi" w:cstheme="majorHAnsi"/>
              <w:b/>
              <w:color w:val="17365D" w:themeColor="text2" w:themeShade="BF"/>
              <w:spacing w:val="5"/>
              <w:kern w:val="28"/>
              <w:sz w:val="40"/>
              <w:szCs w:val="52"/>
            </w:rPr>
          </w:rPrChange>
        </w:rPr>
        <w:t>EU-Andean and EU-Mercosur Trade Agreements: The Contradictions of Green Integration</w:t>
      </w:r>
    </w:p>
    <w:p w14:paraId="5B157AD8" w14:textId="77777777" w:rsidR="008E28CD" w:rsidRPr="004248F3" w:rsidRDefault="00000000">
      <w:pPr>
        <w:pStyle w:val="Ttulo1"/>
        <w:rPr>
          <w:rFonts w:cstheme="majorHAnsi"/>
        </w:rPr>
      </w:pPr>
      <w:r>
        <w:rPr>
          <w:rFonts w:cstheme="majorHAnsi"/>
        </w:rPr>
        <w:t>Abstract</w:t>
      </w:r>
    </w:p>
    <w:p w14:paraId="62169ADD" w14:textId="224D0B0C" w:rsidR="008E28CD" w:rsidRPr="004248F3" w:rsidRDefault="00CF3940">
      <w:pPr>
        <w:rPr>
          <w:rFonts w:asciiTheme="majorHAnsi" w:hAnsiTheme="majorHAnsi" w:cstheme="majorHAnsi"/>
        </w:rPr>
      </w:pPr>
      <w:ins w:id="2" w:author="LEONARDO HERNAN TALERO SARMIENTO" w:date="2026-08-02T10:48:00Z" w16du:dateUtc="2026-08-02T15:48:00Z">
        <w:r w:rsidRPr="00CF3940">
          <w:rPr>
            <w:rFonts w:asciiTheme="majorHAnsi" w:hAnsiTheme="majorHAnsi" w:cstheme="majorHAnsi"/>
          </w:rPr>
          <w:t>Using a qualitative comparison, the chapter examines how the European Union extends sustainability rules beyond its territory through trade policy</w:t>
        </w:r>
      </w:ins>
      <w:del w:id="3" w:author="LEONARDO HERNAN TALERO SARMIENTO" w:date="2026-08-02T10:48:00Z" w16du:dateUtc="2026-08-02T15:48:00Z">
        <w:r w:rsidR="00000000" w:rsidDel="00CF3940">
          <w:rPr>
            <w:rFonts w:asciiTheme="majorHAnsi" w:hAnsiTheme="majorHAnsi" w:cstheme="majorHAnsi"/>
          </w:rPr>
          <w:delText>This chapter examines how the European Union uses trade policy to extend sustainability rules beyond its territory</w:delText>
        </w:r>
      </w:del>
      <w:r w:rsidR="00000000">
        <w:rPr>
          <w:rFonts w:asciiTheme="majorHAnsi" w:hAnsiTheme="majorHAnsi" w:cstheme="majorHAnsi"/>
        </w:rPr>
        <w:t xml:space="preserve">. It compares the EU-Colombia/Ecuador/Peru Trade Agreement with the EU-Mercosur agreements through a qualitative analysis of treaty provisions, implementation records, evaluation documents and sectoral political economy. The two cases share the EU's broad Trade and Sustainable Development model but differ markedly in political trajectory. The Andean agreement has been absorbed into committee work, reporting and ex post evaluation. </w:t>
      </w:r>
      <w:del w:id="4" w:author="LEONARDO HERNAN TALERO SARMIENTO" w:date="2026-08-02T10:31:00Z" w16du:dateUtc="2026-08-02T15:31:00Z">
        <w:r w:rsidR="00000000" w:rsidDel="00C91B26">
          <w:rPr>
            <w:rFonts w:asciiTheme="majorHAnsi" w:hAnsiTheme="majorHAnsi" w:cstheme="majorHAnsi"/>
          </w:rPr>
          <w:delText>EU-Mercosur became a dispute over agriculture, deforestation</w:delText>
        </w:r>
      </w:del>
      <w:ins w:id="5" w:author="LEONARDO HERNAN TALERO SARMIENTO" w:date="2026-08-02T10:31:00Z" w16du:dateUtc="2026-08-02T15:31:00Z">
        <w:r w:rsidR="00C91B26">
          <w:rPr>
            <w:rFonts w:asciiTheme="majorHAnsi" w:hAnsiTheme="majorHAnsi" w:cstheme="majorHAnsi"/>
          </w:rPr>
          <w:t>The EU-Mercosur dispute has become a dispute over agriculture, deforestation,</w:t>
        </w:r>
      </w:ins>
      <w:r w:rsidR="00000000">
        <w:rPr>
          <w:rFonts w:asciiTheme="majorHAnsi" w:hAnsiTheme="majorHAnsi" w:cstheme="majorHAnsi"/>
        </w:rPr>
        <w:t xml:space="preserve"> and the credibility of the European Green Deal, even after the December 2024 political agreement and the provisional application of the interim Trade Agreement from 1 May 2026.</w:t>
      </w:r>
    </w:p>
    <w:p w14:paraId="18400DCB" w14:textId="073BAB44" w:rsidR="008E28CD" w:rsidRPr="004248F3" w:rsidRDefault="00CF3940">
      <w:pPr>
        <w:rPr>
          <w:rFonts w:asciiTheme="majorHAnsi" w:hAnsiTheme="majorHAnsi" w:cstheme="majorHAnsi"/>
        </w:rPr>
      </w:pPr>
      <w:ins w:id="6" w:author="LEONARDO HERNAN TALERO SARMIENTO" w:date="2026-08-02T10:48:00Z" w16du:dateUtc="2026-08-02T15:48:00Z">
        <w:r w:rsidRPr="00CF3940">
          <w:rPr>
            <w:rFonts w:asciiTheme="majorHAnsi" w:hAnsiTheme="majorHAnsi" w:cstheme="majorHAnsi"/>
          </w:rPr>
          <w:t>Its central claim is that greener treaty language does not necessarily produce greater ecological transformation.</w:t>
        </w:r>
        <w:r>
          <w:rPr>
            <w:rFonts w:asciiTheme="majorHAnsi" w:hAnsiTheme="majorHAnsi" w:cstheme="majorHAnsi"/>
          </w:rPr>
          <w:t xml:space="preserve"> </w:t>
        </w:r>
      </w:ins>
      <w:del w:id="7" w:author="LEONARDO HERNAN TALERO SARMIENTO" w:date="2026-08-02T10:48:00Z" w16du:dateUtc="2026-08-02T15:48:00Z">
        <w:r w:rsidR="00000000" w:rsidDel="00CF3940">
          <w:rPr>
            <w:rFonts w:asciiTheme="majorHAnsi" w:hAnsiTheme="majorHAnsi" w:cstheme="majorHAnsi"/>
          </w:rPr>
          <w:delText xml:space="preserve">The chapter argues that greener treaty language does not necessarily produce greater ecological transformation. </w:delText>
        </w:r>
      </w:del>
      <w:r w:rsidR="00000000">
        <w:rPr>
          <w:rFonts w:asciiTheme="majorHAnsi" w:hAnsiTheme="majorHAnsi" w:cstheme="majorHAnsi"/>
        </w:rPr>
        <w:t xml:space="preserve">Sustainability provisions may </w:t>
      </w:r>
      <w:proofErr w:type="spellStart"/>
      <w:r w:rsidR="00000000">
        <w:rPr>
          <w:rFonts w:asciiTheme="majorHAnsi" w:hAnsiTheme="majorHAnsi" w:cstheme="majorHAnsi"/>
        </w:rPr>
        <w:t>organise</w:t>
      </w:r>
      <w:proofErr w:type="spellEnd"/>
      <w:r w:rsidR="00000000">
        <w:rPr>
          <w:rFonts w:asciiTheme="majorHAnsi" w:hAnsiTheme="majorHAnsi" w:cstheme="majorHAnsi"/>
        </w:rPr>
        <w:t xml:space="preserve"> cooperation and public scrutiny, yet they can also legitimise market opening while leaving enforcement, finance and adjustment costs unresolved. The EU Deforestation Regulation provides a harder form of market-based externalisation, but its amended timetable and demanding information requirements expose similar problems of capacity and distribution. The comparison identifies a fragmented regime in which negotiated agreements, autonomous regulation and evaluation procedures work on different timelines and allocate responsibility unevenly. Green integration is therefore contradictory: the EU can project regulatory demands more readily than it can create the material conditions for fair compliance. The resulting conflict concerns authority as much as environmental ambition, and turns on who pays for decarbonisation in global value chains.</w:t>
      </w:r>
    </w:p>
    <w:p w14:paraId="6C5DE1BC" w14:textId="77777777" w:rsidR="008E28CD" w:rsidRPr="004248F3" w:rsidRDefault="00000000">
      <w:pPr>
        <w:pStyle w:val="Ttulo1"/>
        <w:rPr>
          <w:rFonts w:cstheme="majorHAnsi"/>
        </w:rPr>
      </w:pPr>
      <w:r>
        <w:rPr>
          <w:rFonts w:cstheme="majorHAnsi"/>
        </w:rPr>
        <w:t>Keywords</w:t>
      </w:r>
    </w:p>
    <w:p w14:paraId="68A9E3F4" w14:textId="77777777" w:rsidR="008E28CD" w:rsidRPr="004248F3" w:rsidRDefault="00000000">
      <w:pPr>
        <w:rPr>
          <w:rFonts w:asciiTheme="majorHAnsi" w:hAnsiTheme="majorHAnsi" w:cstheme="majorHAnsi"/>
        </w:rPr>
      </w:pPr>
      <w:r>
        <w:rPr>
          <w:rFonts w:asciiTheme="majorHAnsi" w:hAnsiTheme="majorHAnsi" w:cstheme="majorHAnsi"/>
        </w:rPr>
        <w:t>European integration; trade policy; EU-Mercosur; EU-Andean agreement; sustainability governance; deforestation; Green Deal; externalisation; EU Deforestation Regulation; environmental justice; global value chains</w:t>
      </w:r>
    </w:p>
    <w:p w14:paraId="589AEED1" w14:textId="77777777" w:rsidR="008E28CD" w:rsidRPr="004248F3" w:rsidRDefault="00000000">
      <w:pPr>
        <w:rPr>
          <w:rFonts w:asciiTheme="majorHAnsi" w:hAnsiTheme="majorHAnsi" w:cstheme="majorHAnsi"/>
        </w:rPr>
      </w:pPr>
      <w:r>
        <w:rPr>
          <w:rFonts w:asciiTheme="majorHAnsi" w:hAnsiTheme="majorHAnsi" w:cstheme="majorHAnsi"/>
        </w:rPr>
        <w:br w:type="page"/>
      </w:r>
    </w:p>
    <w:p w14:paraId="4AC8A656" w14:textId="77777777" w:rsidR="008E28CD" w:rsidRPr="004248F3" w:rsidRDefault="00000000" w:rsidP="00674F9D">
      <w:pPr>
        <w:pStyle w:val="Ttulo1"/>
        <w:rPr>
          <w:rFonts w:cstheme="majorHAnsi"/>
        </w:rPr>
      </w:pPr>
      <w:r>
        <w:rPr>
          <w:rFonts w:cstheme="majorHAnsi"/>
        </w:rPr>
        <w:lastRenderedPageBreak/>
        <w:t>Introduction</w:t>
      </w:r>
    </w:p>
    <w:p w14:paraId="0EA205FD" w14:textId="7228426C" w:rsidR="008E28CD" w:rsidRPr="004248F3" w:rsidRDefault="00000000">
      <w:pPr>
        <w:rPr>
          <w:rFonts w:asciiTheme="majorHAnsi" w:hAnsiTheme="majorHAnsi" w:cstheme="majorHAnsi"/>
        </w:rPr>
      </w:pPr>
      <w:r>
        <w:rPr>
          <w:rFonts w:asciiTheme="majorHAnsi" w:hAnsiTheme="majorHAnsi" w:cstheme="majorHAnsi"/>
        </w:rPr>
        <w:t xml:space="preserve">European integration is often narrated as an internal project (Schimmelfennig 2021). The canonical story concerns the gradual pooling of sovereignty, the creation of common institutions and the consolidation of a market in which rules circulate across borders (Lavenex 2004). That story remains indispensable, but it is no longer sufficient for understanding how the European Union </w:t>
      </w:r>
      <w:ins w:id="8" w:author="LEONARDO HERNAN TALERO SARMIENTO" w:date="2026-08-02T10:36:00Z" w16du:dateUtc="2026-08-02T15:36:00Z">
        <w:r w:rsidR="00C91B26">
          <w:rPr>
            <w:rFonts w:asciiTheme="majorHAnsi" w:hAnsiTheme="majorHAnsi" w:cstheme="majorHAnsi"/>
          </w:rPr>
          <w:t>(</w:t>
        </w:r>
      </w:ins>
      <w:ins w:id="9" w:author="LEONARDO HERNAN TALERO SARMIENTO" w:date="2026-08-02T10:37:00Z" w16du:dateUtc="2026-08-02T15:37:00Z">
        <w:r w:rsidR="00C91B26">
          <w:rPr>
            <w:rFonts w:asciiTheme="majorHAnsi" w:hAnsiTheme="majorHAnsi" w:cstheme="majorHAnsi"/>
          </w:rPr>
          <w:t xml:space="preserve">EU) </w:t>
        </w:r>
      </w:ins>
      <w:r>
        <w:rPr>
          <w:rFonts w:asciiTheme="majorHAnsi" w:hAnsiTheme="majorHAnsi" w:cstheme="majorHAnsi"/>
        </w:rPr>
        <w:t>presents itself and governs in a world of interdependent production (Lavenex 2004; von der Leyen et al. 2020). The Union increasingly integrates external relations into its internal regulatory project (Lavenex and Schimmelfennig 2009). Market access, due diligence, labour standards, climate commitments and environmental reporting now form part of the practical infrastructure through which European rules reach firms, governments and producers beyond the Union (Akdogan 2025; Bradford 2012; Marín Durán 2020; Regulation EU 2023/1115). Trade agreements are among the most visible sites of this outward movement (Damro 2015).</w:t>
      </w:r>
    </w:p>
    <w:p w14:paraId="78CC7F17" w14:textId="3D8B6CFE" w:rsidR="00A23A08" w:rsidRPr="004248F3" w:rsidRDefault="00A23A08">
      <w:pPr>
        <w:rPr>
          <w:rFonts w:asciiTheme="majorHAnsi" w:hAnsiTheme="majorHAnsi" w:cstheme="majorHAnsi"/>
        </w:rPr>
      </w:pPr>
      <w:r>
        <w:rPr>
          <w:rFonts w:asciiTheme="majorHAnsi" w:hAnsiTheme="majorHAnsi" w:cstheme="majorHAnsi"/>
        </w:rPr>
        <w:t>This chapter examines integration by externalisation through a structured qualitative comparison of the EU’s agreements with the Andean countries and Mercosur. The EU-Andean agreement, applied with Colombia and Peru since 2013 and Ecuador since 2017, represents a relatively routinised process of institutionalisation in which sustainability commitments have been incorporated into reporting mechanisms, committee practices and ex post evaluation (European Commission 2023). By contrast, the EU-Mercosur agreement—whose trade negotiations concluded in 2019, political agreement was announced on 6 December 2024</w:t>
      </w:r>
      <w:ins w:id="10" w:author="LEONARDO HERNAN TALERO SARMIENTO" w:date="2026-08-02T10:33:00Z" w16du:dateUtc="2026-08-02T15:33:00Z">
        <w:r w:rsidR="00C91B26">
          <w:rPr>
            <w:rFonts w:asciiTheme="majorHAnsi" w:hAnsiTheme="majorHAnsi" w:cstheme="majorHAnsi"/>
          </w:rPr>
          <w:t>,</w:t>
        </w:r>
      </w:ins>
      <w:r>
        <w:rPr>
          <w:rFonts w:asciiTheme="majorHAnsi" w:hAnsiTheme="majorHAnsi" w:cstheme="majorHAnsi"/>
        </w:rPr>
        <w:t xml:space="preserve"> and </w:t>
      </w:r>
      <w:ins w:id="11" w:author="LEONARDO HERNAN TALERO SARMIENTO" w:date="2026-08-02T10:33:00Z" w16du:dateUtc="2026-08-02T15:33:00Z">
        <w:r w:rsidR="00C91B26">
          <w:rPr>
            <w:rFonts w:asciiTheme="majorHAnsi" w:hAnsiTheme="majorHAnsi" w:cstheme="majorHAnsi"/>
          </w:rPr>
          <w:t xml:space="preserve">an </w:t>
        </w:r>
      </w:ins>
      <w:r>
        <w:rPr>
          <w:rFonts w:asciiTheme="majorHAnsi" w:hAnsiTheme="majorHAnsi" w:cstheme="majorHAnsi"/>
        </w:rPr>
        <w:t>interim trade instrument entered provisional application on 1 May 2026—has generated intense contestation concerning agriculture, deforestation, sovereignty and the credibility of EU climate leadership (European Commission 2026a). Both agreements form part of a broader and differentiated EU-Latin American trade policy space rather than a single regional framework (Grieger 2023), and both belong to the EU’s new generation of comprehensive trade arrangements, combining market liberalisation with dedicated Trade and Sustainable Development chapters and commitments relating to environmental protection, labour rights and international obligations. The comparison is therefore not between a sustainable and an unsustainable agreement, but between two distinct translations of a common European sustainability repertoire into institutional practice under different political-economic conditions and levels of public contestation.</w:t>
      </w:r>
    </w:p>
    <w:p w14:paraId="5834A0CC" w14:textId="77777777" w:rsidR="008E28CD" w:rsidRPr="004248F3" w:rsidRDefault="00000000">
      <w:pPr>
        <w:rPr>
          <w:rFonts w:asciiTheme="majorHAnsi" w:hAnsiTheme="majorHAnsi" w:cstheme="majorHAnsi"/>
        </w:rPr>
      </w:pPr>
      <w:r>
        <w:rPr>
          <w:rFonts w:asciiTheme="majorHAnsi" w:hAnsiTheme="majorHAnsi" w:cstheme="majorHAnsi"/>
        </w:rPr>
        <w:t>The central argument is deliberately counterintuitive. The greening of treaty language does not automatically increase the capacity of an agreement to transform extractive export models (Akdogan 2025; Marín Durán 2020). A greener text can coexist with weak enforcement, fragmented implementation and continued pressure to secure market access (Olech et al. 2025; Remondino 2023). In some circumstances, sustainability language operates primarily as a legitimacy device: it helps an agreement appear compatible with European values and contemporary climate politics while leaving the distribution of adjustment costs unresolved (Garcia and Gomez Arana 2025; Marín Durán 2020). Evidence from the EUDR shows a related distributive problem: compliance burdens may fall unevenly on smallholders in the Global South (Judijanto 2025). In other circumstances, it provides a platform for cooperation, monitoring and political learning (Garcia and Gomez Arana 2025). The difference cannot be inferred from the presence of a sustainability chapter alone: a shared institutional vocabulary can perform different political work under different implementation conditions.</w:t>
      </w:r>
    </w:p>
    <w:p w14:paraId="76098D4B" w14:textId="51BAD3B0" w:rsidR="008E28CD" w:rsidRPr="004248F3" w:rsidRDefault="00933F66">
      <w:pPr>
        <w:rPr>
          <w:rFonts w:asciiTheme="majorHAnsi" w:hAnsiTheme="majorHAnsi" w:cstheme="majorHAnsi"/>
        </w:rPr>
      </w:pPr>
      <w:ins w:id="12" w:author="LEONARDO HERNAN TALERO SARMIENTO" w:date="2026-08-02T10:41:00Z" w16du:dateUtc="2026-08-02T15:41:00Z">
        <w:r w:rsidRPr="00933F66">
          <w:rPr>
            <w:rFonts w:asciiTheme="majorHAnsi" w:hAnsiTheme="majorHAnsi" w:cstheme="majorHAnsi"/>
          </w:rPr>
          <w:t xml:space="preserve">EU trade policy is </w:t>
        </w:r>
        <w:proofErr w:type="spellStart"/>
        <w:r w:rsidRPr="00933F66">
          <w:rPr>
            <w:rFonts w:asciiTheme="majorHAnsi" w:hAnsiTheme="majorHAnsi" w:cstheme="majorHAnsi"/>
          </w:rPr>
          <w:t>conceptualised</w:t>
        </w:r>
        <w:proofErr w:type="spellEnd"/>
        <w:r w:rsidRPr="00933F66">
          <w:rPr>
            <w:rFonts w:asciiTheme="majorHAnsi" w:hAnsiTheme="majorHAnsi" w:cstheme="majorHAnsi"/>
          </w:rPr>
          <w:t xml:space="preserve"> here as a mechanism through which selected European rules and regulatory categories shape production systems beyond the Union’s political institutions.</w:t>
        </w:r>
      </w:ins>
      <w:del w:id="13" w:author="LEONARDO HERNAN TALERO SARMIENTO" w:date="2026-08-02T10:41:00Z" w16du:dateUtc="2026-08-02T15:41:00Z">
        <w:r w:rsidR="00A23A08" w:rsidDel="00933F66">
          <w:rPr>
            <w:rFonts w:asciiTheme="majorHAnsi" w:hAnsiTheme="majorHAnsi" w:cstheme="majorHAnsi"/>
          </w:rPr>
          <w:delText>The argument conceptualises EU trade policy as a form of integration by externalisation, whereby selected European rules and regulatory categories shape production systems beyond the Union’s political institutions.</w:delText>
        </w:r>
      </w:del>
      <w:r w:rsidR="00A23A08">
        <w:rPr>
          <w:rFonts w:asciiTheme="majorHAnsi" w:hAnsiTheme="majorHAnsi" w:cstheme="majorHAnsi"/>
        </w:rPr>
        <w:t xml:space="preserve"> Market Power </w:t>
      </w:r>
      <w:r w:rsidR="00A23A08">
        <w:rPr>
          <w:rFonts w:asciiTheme="majorHAnsi" w:hAnsiTheme="majorHAnsi" w:cstheme="majorHAnsi"/>
        </w:rPr>
        <w:lastRenderedPageBreak/>
        <w:t>Europe and the Brussels Effect explain how access to a large, highly regulated market can influence firms and states elsewhere, although such influence does not guarantee uniform implementation (Damro 2015; Bradford 2020). This process remains asymmetric because the EU can condition market access on compliance without providing the finance, data or administrative capacity required to meet its standards, and it is also fragmented because the Andean agreement, the Mercosur agreements, the European Green Deal and the EU Deforestation Regulation operate through different timelines, institutions and enforcement logics. To develop this argument, the analysis first connects integration by externalisation to the literature on normative power and external governance, then examines the Andean agreement as a comparatively depoliticised site of implementation, reconstructs the Mercosur trajectory through its sustainability provisions, agricultural political economy and deforestation conflicts, and finally compares the two cases while using the EUDR as parallel evidence of both the possibilities and limitations of European sustainability governance. The conclusion considers how the costs of decarbonisation are distributed when the EU seeks to green trade without resolving the structural conflicts embedded in global value chains.</w:t>
      </w:r>
    </w:p>
    <w:p w14:paraId="677E789F" w14:textId="77777777" w:rsidR="008E28CD" w:rsidRPr="004248F3" w:rsidRDefault="00000000">
      <w:pPr>
        <w:pStyle w:val="Ttulo1"/>
        <w:rPr>
          <w:rFonts w:cstheme="majorHAnsi"/>
        </w:rPr>
      </w:pPr>
      <w:r>
        <w:rPr>
          <w:rFonts w:cstheme="majorHAnsi"/>
        </w:rPr>
        <w:t>Conceptual framework: integration by externalisation</w:t>
      </w:r>
    </w:p>
    <w:p w14:paraId="79E64700" w14:textId="77777777" w:rsidR="00144FA6" w:rsidRPr="004248F3" w:rsidRDefault="00000000" w:rsidP="005C5D8F">
      <w:pPr>
        <w:pStyle w:val="Ttulo2"/>
      </w:pPr>
      <w:r w:rsidRPr="005C5D8F">
        <w:t>Why</w:t>
      </w:r>
      <w:r>
        <w:t xml:space="preserve"> </w:t>
      </w:r>
      <w:proofErr w:type="spellStart"/>
      <w:r>
        <w:t>externalisation</w:t>
      </w:r>
      <w:proofErr w:type="spellEnd"/>
      <w:r>
        <w:t xml:space="preserve"> counts as integration, not only foreign economic policy</w:t>
      </w:r>
    </w:p>
    <w:p w14:paraId="79E64701" w14:textId="77777777" w:rsidR="00144FA6" w:rsidRPr="004248F3" w:rsidRDefault="00000000" w:rsidP="00144FA6">
      <w:pPr>
        <w:rPr>
          <w:rFonts w:asciiTheme="majorHAnsi" w:hAnsiTheme="majorHAnsi" w:cstheme="majorHAnsi"/>
        </w:rPr>
      </w:pPr>
      <w:r>
        <w:rPr>
          <w:rFonts w:asciiTheme="majorHAnsi" w:hAnsiTheme="majorHAnsi" w:cstheme="majorHAnsi"/>
        </w:rPr>
        <w:t>This chapter treats trade-based externalisation as a form of European integration rather than simply an instrument of EU foreign economic policy, and the distinction matters for how the argument should be read. A narrower view, common in trade-policy scholarship, would treat sustainability chapters, tariff schedules and regulatory dialogue as external strategy: tools the Union deploys toward third countries that leave the nature of integration itself untouched, understood as the pooling of sovereignty and the construction of common institutions among member states (Schimmelfennig 2021). That view holds only if integration is defined by its institutional site rather than by its regulatory effect. External governance scholarship shows that the same legal categories, administrative procedures and monitoring practices that organise the internal market are extended, largely unchanged, to structure production and compliance beyond it (Lavenex 2004; Lavenex and Schimmelfennig 2009). When due diligence, traceability and non-regression requirements travel from EU law into Andean and Mercosur supply chains, they do more than inform foreign policy: they extend the practical infrastructure of the internal market across the Union’s border and create administrative relationships that outlast individual negotiating rounds. The chapter’s contribution to European integration theory is accordingly to reposition trade-based externalisation as a distinct and increasingly load-bearing mode of integration, one that operates through market conditionality and institutionalised monitoring rather than treaty accession or supranational delegation, and whose central dynamic is regulatory rather than constitutional: it extends rules without extending membership. Read through this lens, the Andean and Mercosur comparison shows that contestation over European integration has partly shifted from questions of internal competence to questions of external application, using the same normative and administrative repertoire under different political-economic constraints, rather than a separate field of activity outside integration theory altogether.</w:t>
      </w:r>
    </w:p>
    <w:p w14:paraId="79E647A1" w14:textId="77777777" w:rsidR="00144FA6" w:rsidRPr="004248F3" w:rsidRDefault="00000000" w:rsidP="005C5D8F">
      <w:pPr>
        <w:pStyle w:val="Ttulo2"/>
      </w:pPr>
      <w:r>
        <w:lastRenderedPageBreak/>
        <w:t>From internal market integration to external regulatory reach</w:t>
      </w:r>
    </w:p>
    <w:p w14:paraId="79E647B2" w14:textId="6291FB71" w:rsidR="00144FA6" w:rsidRPr="004248F3" w:rsidRDefault="00933F66" w:rsidP="00144FA6">
      <w:pPr>
        <w:rPr>
          <w:rFonts w:asciiTheme="majorHAnsi" w:hAnsiTheme="majorHAnsi" w:cstheme="majorHAnsi"/>
        </w:rPr>
      </w:pPr>
      <w:ins w:id="14" w:author="LEONARDO HERNAN TALERO SARMIENTO" w:date="2026-08-02T10:42:00Z" w16du:dateUtc="2026-08-02T15:42:00Z">
        <w:r w:rsidRPr="00933F66">
          <w:rPr>
            <w:rFonts w:asciiTheme="majorHAnsi" w:hAnsiTheme="majorHAnsi" w:cstheme="majorHAnsi"/>
          </w:rPr>
          <w:t>The concept rests on the proposition that the EU’s internal market cannot be separated from the external conditions under which goods, services and capital are produced.</w:t>
        </w:r>
      </w:ins>
      <w:del w:id="15" w:author="LEONARDO HERNAN TALERO SARMIENTO" w:date="2026-08-02T10:42:00Z" w16du:dateUtc="2026-08-02T15:42:00Z">
        <w:r w:rsidR="00000000" w:rsidDel="00933F66">
          <w:rPr>
            <w:rFonts w:asciiTheme="majorHAnsi" w:hAnsiTheme="majorHAnsi" w:cstheme="majorHAnsi"/>
          </w:rPr>
          <w:delText>Integration by externalisation begins from the proposition that the EU’s internal market cannot be separated from the external conditions under which goods, services and capital are produced.</w:delText>
        </w:r>
      </w:del>
      <w:r w:rsidR="00000000">
        <w:rPr>
          <w:rFonts w:asciiTheme="majorHAnsi" w:hAnsiTheme="majorHAnsi" w:cstheme="majorHAnsi"/>
        </w:rPr>
        <w:t xml:space="preserve"> Environmental and social rules governing European consumers, firms and public authorities increasingly affect suppliers outside the Union. This differs from accession, association and conventional diplomacy because third-country actors are not incorporated into EU political institutions. Instead, access to the European market becomes a channel through which standards, procedures and legal categories travel beyond the Union’s territory.</w:t>
      </w:r>
    </w:p>
    <w:p w14:paraId="12597300" w14:textId="77777777" w:rsidR="00144FA6" w:rsidRPr="004248F3" w:rsidRDefault="00144FA6" w:rsidP="00144FA6">
      <w:pPr>
        <w:rPr>
          <w:rFonts w:asciiTheme="majorHAnsi" w:hAnsiTheme="majorHAnsi" w:cstheme="majorHAnsi"/>
        </w:rPr>
      </w:pPr>
      <w:r>
        <w:rPr>
          <w:rFonts w:asciiTheme="majorHAnsi" w:hAnsiTheme="majorHAnsi" w:cstheme="majorHAnsi"/>
        </w:rPr>
        <w:t>The concept draws on external governance. Lavenex and Schimmelfennig (2009) define this as the extension of EU rules and practices through legal obligations, market incentives, administrative cooperation, emulation and socialisation. Trade policy links regulatory transmission to a material relationship. Partner countries and firms do not merely encounter European norms as abstract expectations; they face conditions connected to access, recognition, certification and continued commercial opportunities.</w:t>
      </w:r>
    </w:p>
    <w:p w14:paraId="0C9D79BB" w14:textId="77777777" w:rsidR="00144FA6" w:rsidRPr="004248F3" w:rsidRDefault="00144FA6" w:rsidP="00144FA6">
      <w:pPr>
        <w:rPr>
          <w:rFonts w:asciiTheme="majorHAnsi" w:hAnsiTheme="majorHAnsi" w:cstheme="majorHAnsi"/>
        </w:rPr>
      </w:pPr>
      <w:r>
        <w:rPr>
          <w:rFonts w:asciiTheme="majorHAnsi" w:hAnsiTheme="majorHAnsi" w:cstheme="majorHAnsi"/>
        </w:rPr>
        <w:t>EU categories such as due diligence, traceability, non-regression and compliance with international environmental commitments increasingly organise external commercial conduct. They influence how transactions are documented and administered without extending participation in EU decision-making.</w:t>
      </w:r>
    </w:p>
    <w:p w14:paraId="1053AD4A" w14:textId="7A484782" w:rsidR="008E28CD" w:rsidRPr="004248F3" w:rsidRDefault="00933F66" w:rsidP="00144FA6">
      <w:pPr>
        <w:rPr>
          <w:rFonts w:asciiTheme="majorHAnsi" w:hAnsiTheme="majorHAnsi" w:cstheme="majorHAnsi"/>
        </w:rPr>
      </w:pPr>
      <w:ins w:id="16" w:author="LEONARDO HERNAN TALERO SARMIENTO" w:date="2026-08-02T10:42:00Z" w16du:dateUtc="2026-08-02T15:42:00Z">
        <w:r w:rsidRPr="00933F66">
          <w:rPr>
            <w:rFonts w:asciiTheme="majorHAnsi" w:hAnsiTheme="majorHAnsi" w:cstheme="majorHAnsi"/>
          </w:rPr>
          <w:t>A temporal dimension is equally important.</w:t>
        </w:r>
        <w:r>
          <w:rPr>
            <w:rFonts w:asciiTheme="majorHAnsi" w:hAnsiTheme="majorHAnsi" w:cstheme="majorHAnsi"/>
          </w:rPr>
          <w:t xml:space="preserve"> </w:t>
        </w:r>
      </w:ins>
      <w:del w:id="17" w:author="LEONARDO HERNAN TALERO SARMIENTO" w:date="2026-08-02T10:42:00Z" w16du:dateUtc="2026-08-02T15:42:00Z">
        <w:r w:rsidR="00144FA6" w:rsidDel="00933F66">
          <w:rPr>
            <w:rFonts w:asciiTheme="majorHAnsi" w:hAnsiTheme="majorHAnsi" w:cstheme="majorHAnsi"/>
          </w:rPr>
          <w:delText xml:space="preserve">Externalisation also unfolds over time. </w:delText>
        </w:r>
      </w:del>
      <w:r w:rsidR="00144FA6">
        <w:rPr>
          <w:rFonts w:asciiTheme="majorHAnsi" w:hAnsiTheme="majorHAnsi" w:cstheme="majorHAnsi"/>
        </w:rPr>
        <w:t>European rules are introduced and interpreted through negotiations, implementation committees, reporting cycles, domestic legislation, private certification and administrative guidance. Treaty language is therefore a starting point rather than a complete outcome. Garcia and Gomez Arana (2025) show that implementation committees translate broad sustainability commitments into agendas, priorities and requests for action, although these processes operate within substantial economic power asymmetries.</w:t>
      </w:r>
    </w:p>
    <w:p w14:paraId="752BA5C1" w14:textId="77777777" w:rsidR="008E28CD" w:rsidRPr="004248F3" w:rsidRDefault="00000000" w:rsidP="005C5D8F">
      <w:pPr>
        <w:pStyle w:val="Ttulo2"/>
      </w:pPr>
      <w:r>
        <w:t>Normative power and its limits</w:t>
      </w:r>
    </w:p>
    <w:p w14:paraId="2682CDF5" w14:textId="0CEBD4A8" w:rsidR="00144FA6" w:rsidRPr="004248F3" w:rsidRDefault="00933F66" w:rsidP="00144FA6">
      <w:pPr>
        <w:rPr>
          <w:rFonts w:asciiTheme="majorHAnsi" w:hAnsiTheme="majorHAnsi" w:cstheme="majorHAnsi"/>
        </w:rPr>
      </w:pPr>
      <w:ins w:id="18" w:author="LEONARDO HERNAN TALERO SARMIENTO" w:date="2026-08-02T10:43:00Z" w16du:dateUtc="2026-08-02T15:43:00Z">
        <w:r w:rsidRPr="00933F66">
          <w:rPr>
            <w:rFonts w:asciiTheme="majorHAnsi" w:hAnsiTheme="majorHAnsi" w:cstheme="majorHAnsi"/>
          </w:rPr>
          <w:t>This mode of regulatory extension is related to, but distinct from, normative power Europe.</w:t>
        </w:r>
        <w:r>
          <w:rPr>
            <w:rFonts w:asciiTheme="majorHAnsi" w:hAnsiTheme="majorHAnsi" w:cstheme="majorHAnsi"/>
          </w:rPr>
          <w:t xml:space="preserve"> </w:t>
        </w:r>
      </w:ins>
      <w:del w:id="19" w:author="LEONARDO HERNAN TALERO SARMIENTO" w:date="2026-08-02T10:43:00Z" w16du:dateUtc="2026-08-02T15:43:00Z">
        <w:r w:rsidR="00144FA6" w:rsidDel="00933F66">
          <w:rPr>
            <w:rFonts w:asciiTheme="majorHAnsi" w:hAnsiTheme="majorHAnsi" w:cstheme="majorHAnsi"/>
          </w:rPr>
          <w:delText xml:space="preserve">Integration by externalisation is related to, but distinct from, normative power Europe. </w:delText>
        </w:r>
      </w:del>
      <w:r w:rsidR="00144FA6">
        <w:rPr>
          <w:rFonts w:asciiTheme="majorHAnsi" w:hAnsiTheme="majorHAnsi" w:cstheme="majorHAnsi"/>
        </w:rPr>
        <w:t xml:space="preserve">Manners (2002) </w:t>
      </w:r>
      <w:proofErr w:type="spellStart"/>
      <w:r w:rsidR="00144FA6">
        <w:rPr>
          <w:rFonts w:asciiTheme="majorHAnsi" w:hAnsiTheme="majorHAnsi" w:cstheme="majorHAnsi"/>
        </w:rPr>
        <w:t>emphasises</w:t>
      </w:r>
      <w:proofErr w:type="spellEnd"/>
      <w:r w:rsidR="00144FA6">
        <w:rPr>
          <w:rFonts w:asciiTheme="majorHAnsi" w:hAnsiTheme="majorHAnsi" w:cstheme="majorHAnsi"/>
        </w:rPr>
        <w:t xml:space="preserve"> the EU’s capacity to influence others through the diffusion of norms alongside material capabilities. Human rights, democracy, the rule of law and sustainable development form part of this repertoire, while trade agreements connect these values to commercial incentives and institutional procedures.</w:t>
      </w:r>
    </w:p>
    <w:p w14:paraId="0323F89D" w14:textId="77777777" w:rsidR="00144FA6" w:rsidRPr="004248F3" w:rsidRDefault="00144FA6" w:rsidP="00144FA6">
      <w:pPr>
        <w:rPr>
          <w:rFonts w:asciiTheme="majorHAnsi" w:hAnsiTheme="majorHAnsi" w:cstheme="majorHAnsi"/>
        </w:rPr>
      </w:pPr>
      <w:r>
        <w:rPr>
          <w:rFonts w:asciiTheme="majorHAnsi" w:hAnsiTheme="majorHAnsi" w:cstheme="majorHAnsi"/>
        </w:rPr>
        <w:t>Normative language, however, does not determine how norms operate. A rule may be universal in aspiration but asymmetric in effect. A due diligence requirement for products entering the European market may pursue a legitimate environmental objective while imposing costs on producers with unequal access to finance, data, mapping technologies, and public administration. Externalisation is therefore distributional: it reallocates responsibility for documentation, monitoring, certification and risk across firms, states and supply chains.</w:t>
      </w:r>
    </w:p>
    <w:p w14:paraId="160552E3" w14:textId="77777777" w:rsidR="008E28CD" w:rsidRPr="004248F3" w:rsidRDefault="00144FA6" w:rsidP="00144FA6">
      <w:pPr>
        <w:rPr>
          <w:rFonts w:asciiTheme="majorHAnsi" w:hAnsiTheme="majorHAnsi" w:cstheme="majorHAnsi"/>
        </w:rPr>
      </w:pPr>
      <w:r>
        <w:rPr>
          <w:rFonts w:asciiTheme="majorHAnsi" w:hAnsiTheme="majorHAnsi" w:cstheme="majorHAnsi"/>
        </w:rPr>
        <w:t xml:space="preserve">Normative power must consequently be combined with a political economy of implementation. It identifies the values the EU claims to project but cannot establish whether resulting rules are enforceable, funded or ecologically effective. Claar’s (2022) critique of green colonialism is more a warning than a definitive judgement. Environmental measures may reproduce dependency when European priorities define the transition while producers and governments elsewhere bear disproportionate adjustment </w:t>
      </w:r>
      <w:r>
        <w:rPr>
          <w:rFonts w:asciiTheme="majorHAnsi" w:hAnsiTheme="majorHAnsi" w:cstheme="majorHAnsi"/>
        </w:rPr>
        <w:lastRenderedPageBreak/>
        <w:t>costs. The key question is what sustainability language does within relationships shaped by market access, geopolitical competition and unequal administrative capacity.</w:t>
      </w:r>
    </w:p>
    <w:p w14:paraId="65499C9E" w14:textId="77777777" w:rsidR="008E28CD" w:rsidRPr="00CC56E7" w:rsidRDefault="00000000" w:rsidP="005C5D8F">
      <w:pPr>
        <w:pStyle w:val="Ttulo2"/>
        <w:rPr>
          <w:rPrChange w:id="20" w:author="LEONARDO HERNAN TALERO SARMIENTO" w:date="2026-08-02T10:37:00Z" w16du:dateUtc="2026-08-02T15:37:00Z">
            <w:rPr>
              <w:color w:val="EE0000"/>
            </w:rPr>
          </w:rPrChange>
        </w:rPr>
      </w:pPr>
      <w:r w:rsidRPr="00CC56E7">
        <w:rPr>
          <w:rPrChange w:id="21" w:author="LEONARDO HERNAN TALERO SARMIENTO" w:date="2026-08-02T10:37:00Z" w16du:dateUtc="2026-08-02T15:37:00Z">
            <w:rPr>
              <w:color w:val="EE0000"/>
            </w:rPr>
          </w:rPrChange>
        </w:rPr>
        <w:t>Why sustainability chapters do not all bind in the same way</w:t>
      </w:r>
    </w:p>
    <w:p w14:paraId="540A352F" w14:textId="77777777" w:rsidR="00144FA6" w:rsidRPr="004248F3" w:rsidRDefault="00144FA6" w:rsidP="00144FA6">
      <w:pPr>
        <w:rPr>
          <w:rFonts w:asciiTheme="majorHAnsi" w:hAnsiTheme="majorHAnsi" w:cstheme="majorHAnsi"/>
        </w:rPr>
      </w:pPr>
      <w:r>
        <w:rPr>
          <w:rFonts w:asciiTheme="majorHAnsi" w:hAnsiTheme="majorHAnsi" w:cstheme="majorHAnsi"/>
        </w:rPr>
        <w:t>The EU’s Trade and Sustainable Development chapters are central to this problem. Marín Durán (2020, 1031–68) explains that they emerged as a distinctive European method for incorporating labour and environmental concerns into new-generation free trade agreements. They combine substantive commitments with institutions for dialogue, monitoring and dispute examination. Historically, however, the model has favoured cooperation and recommendations over direct trade sanctions.</w:t>
      </w:r>
    </w:p>
    <w:p w14:paraId="26A73979" w14:textId="74F5CFFF" w:rsidR="00144FA6" w:rsidRPr="004248F3" w:rsidRDefault="00144FA6" w:rsidP="00144FA6">
      <w:pPr>
        <w:rPr>
          <w:rFonts w:asciiTheme="majorHAnsi" w:hAnsiTheme="majorHAnsi" w:cstheme="majorHAnsi"/>
        </w:rPr>
      </w:pPr>
      <w:r>
        <w:rPr>
          <w:rFonts w:asciiTheme="majorHAnsi" w:hAnsiTheme="majorHAnsi" w:cstheme="majorHAnsi"/>
        </w:rPr>
        <w:t>This design has advantages and limitations. Dialogue can prevent disagreements from becoming zero-sum commercial disputes and create space for institutional learning</w:t>
      </w:r>
      <w:del w:id="22" w:author="LEONARDO HERNAN TALERO SARMIENTO" w:date="2026-08-02T11:24:00Z" w16du:dateUtc="2026-08-02T16:24:00Z">
        <w:r w:rsidDel="00220D43">
          <w:rPr>
            <w:rFonts w:asciiTheme="majorHAnsi" w:hAnsiTheme="majorHAnsi" w:cstheme="majorHAnsi"/>
          </w:rPr>
          <w:delText>, but it</w:delText>
        </w:r>
      </w:del>
      <w:ins w:id="23" w:author="LEONARDO HERNAN TALERO SARMIENTO" w:date="2026-08-02T11:24:00Z" w16du:dateUtc="2026-08-02T16:24:00Z">
        <w:r w:rsidR="00220D43">
          <w:rPr>
            <w:rFonts w:asciiTheme="majorHAnsi" w:hAnsiTheme="majorHAnsi" w:cstheme="majorHAnsi"/>
          </w:rPr>
          <w:t>. Still, it</w:t>
        </w:r>
      </w:ins>
      <w:r>
        <w:rPr>
          <w:rFonts w:asciiTheme="majorHAnsi" w:hAnsiTheme="majorHAnsi" w:cstheme="majorHAnsi"/>
        </w:rPr>
        <w:t xml:space="preserve"> can also make it difficult to produce consequences when a party fails to implement a commitment. Requirements to maintain protection levels or enforce domestic law do not automatically alter production; their effects depend on legal clarity, monitoring capacity and political will.</w:t>
      </w:r>
    </w:p>
    <w:p w14:paraId="785491EC" w14:textId="77777777" w:rsidR="00144FA6" w:rsidRPr="004248F3" w:rsidRDefault="00144FA6" w:rsidP="00144FA6">
      <w:pPr>
        <w:rPr>
          <w:rFonts w:asciiTheme="majorHAnsi" w:hAnsiTheme="majorHAnsi" w:cstheme="majorHAnsi"/>
        </w:rPr>
      </w:pPr>
      <w:r>
        <w:rPr>
          <w:rFonts w:asciiTheme="majorHAnsi" w:hAnsiTheme="majorHAnsi" w:cstheme="majorHAnsi"/>
        </w:rPr>
        <w:t>Akdogan (2025) examines the requirements of TSD chapters regarding multilateral labour and environmental standards. References to the Paris Agreement, the International Labour Organisation or environmental conventions matter only when they create obligations that can be interpreted, implemented and assessed. Dense treaty language may appear strong without producing enforceable outcomes. Harrison and Paulini (2024) add a distributive critique in the Mercosur context: the EU model relies on sustainability impact assessments and TSD chapters while leaving socio-economic equality and environmental responsibility at the margins.</w:t>
      </w:r>
    </w:p>
    <w:p w14:paraId="5F6F0910" w14:textId="77777777" w:rsidR="00144FA6" w:rsidRPr="004248F3" w:rsidRDefault="00144FA6" w:rsidP="00144FA6">
      <w:pPr>
        <w:rPr>
          <w:rFonts w:asciiTheme="majorHAnsi" w:hAnsiTheme="majorHAnsi" w:cstheme="majorHAnsi"/>
        </w:rPr>
      </w:pPr>
      <w:r>
        <w:rPr>
          <w:rFonts w:asciiTheme="majorHAnsi" w:hAnsiTheme="majorHAnsi" w:cstheme="majorHAnsi"/>
        </w:rPr>
        <w:t>The EU’s later shift towards stronger enforcement reflects dissatisfaction with the promotional model, including debate over sanctions and the relationship between TSD disputes and general trade remedies (Remondino 2023). More assertive enforcement, however, does not make every commitment equally binding. Wording, evidence and the institutional path from complaint to remedy still determine what enforcement can achieve.</w:t>
      </w:r>
    </w:p>
    <w:p w14:paraId="41BB8E18" w14:textId="77777777" w:rsidR="008E28CD" w:rsidRPr="004248F3" w:rsidRDefault="00144FA6" w:rsidP="00144FA6">
      <w:pPr>
        <w:rPr>
          <w:rFonts w:asciiTheme="majorHAnsi" w:hAnsiTheme="majorHAnsi" w:cstheme="majorHAnsi"/>
        </w:rPr>
      </w:pPr>
      <w:r>
        <w:rPr>
          <w:rFonts w:asciiTheme="majorHAnsi" w:hAnsiTheme="majorHAnsi" w:cstheme="majorHAnsi"/>
        </w:rPr>
        <w:t>Legal inclusion must therefore be distinguished from practical effect. The Andean and Mercosur arrangements contain a related sustainability repertoire, but it performs different institutional work. In the Andean case, it supports committees, reporting and incremental learning. In Mercosur, similar language became an object of bargaining, external pressure and reputational conflict. Treaty provisions must therefore be analysed alongside implementation practices, evaluations and political disputes.</w:t>
      </w:r>
    </w:p>
    <w:p w14:paraId="5346FC0B" w14:textId="77777777" w:rsidR="008E28CD" w:rsidRPr="004248F3" w:rsidRDefault="00000000" w:rsidP="005C5D8F">
      <w:pPr>
        <w:pStyle w:val="Ttulo2"/>
      </w:pPr>
      <w:r>
        <w:t>Legitimacy devices and geopolitical bargaining</w:t>
      </w:r>
    </w:p>
    <w:p w14:paraId="65401D37" w14:textId="77777777" w:rsidR="00144FA6" w:rsidRPr="004248F3" w:rsidRDefault="00144FA6" w:rsidP="00144FA6">
      <w:pPr>
        <w:rPr>
          <w:rFonts w:asciiTheme="majorHAnsi" w:hAnsiTheme="majorHAnsi" w:cstheme="majorHAnsi"/>
        </w:rPr>
      </w:pPr>
      <w:r>
        <w:rPr>
          <w:rFonts w:asciiTheme="majorHAnsi" w:hAnsiTheme="majorHAnsi" w:cstheme="majorHAnsi"/>
        </w:rPr>
        <w:t>Describing sustainability clauses as legitimacy devices does not imply that they are empty. They can affect policy even when they do not deliver the transformation their language suggests. Such clauses can reassure European publics that market opening is compatible with the Green Deal, provide a shared vocabulary for officials and firms, and make agreements more defensible in parliamentary and civil-society debate. They can also translate political conflict into technical questions of compliance, reporting and assistance.</w:t>
      </w:r>
    </w:p>
    <w:p w14:paraId="67ADC469" w14:textId="77777777" w:rsidR="00144FA6" w:rsidRPr="004248F3" w:rsidRDefault="00144FA6" w:rsidP="00144FA6">
      <w:pPr>
        <w:rPr>
          <w:rFonts w:asciiTheme="majorHAnsi" w:hAnsiTheme="majorHAnsi" w:cstheme="majorHAnsi"/>
        </w:rPr>
      </w:pPr>
      <w:r>
        <w:rPr>
          <w:rFonts w:asciiTheme="majorHAnsi" w:hAnsiTheme="majorHAnsi" w:cstheme="majorHAnsi"/>
        </w:rPr>
        <w:t xml:space="preserve">Yet legitimising functions may conceal unresolved tensions. In the Mercosur case, the EU seeks deeper access to agricultural and industrial markets while maintaining environmental credibility. Partner </w:t>
      </w:r>
      <w:r>
        <w:rPr>
          <w:rFonts w:asciiTheme="majorHAnsi" w:hAnsiTheme="majorHAnsi" w:cstheme="majorHAnsi"/>
        </w:rPr>
        <w:lastRenderedPageBreak/>
        <w:t>governments seek market access, policy space and recognition that their development trajectories cannot be judged solely through European categories. A sustainability chapter can organise these disagreements without resolving them, allowing parties to signal commitment while leaving gains and adjustment costs unsettled.</w:t>
      </w:r>
    </w:p>
    <w:p w14:paraId="1054CC89" w14:textId="77777777" w:rsidR="008E28CD" w:rsidRPr="004248F3" w:rsidRDefault="00144FA6" w:rsidP="00144FA6">
      <w:pPr>
        <w:rPr>
          <w:rFonts w:asciiTheme="majorHAnsi" w:hAnsiTheme="majorHAnsi" w:cstheme="majorHAnsi"/>
        </w:rPr>
      </w:pPr>
      <w:r>
        <w:rPr>
          <w:rFonts w:asciiTheme="majorHAnsi" w:hAnsiTheme="majorHAnsi" w:cstheme="majorHAnsi"/>
        </w:rPr>
        <w:t>Geopolitical bargaining must remain part of the analysis. Agreements become more valuable when the EU seeks a stronger presence in Latin America, diversified supply chains or evidence that open trade remains possible under pressure. Strategic value may also make governments reluctant to jeopardise closure by demanding more coercive environmental instruments. Albertoni and Schlegelmilch (2026) describe a Mercosur process in which the cost of failure changed although underlying conflicts persisted. The final text should therefore be understood as a negotiated compromise rather than a settled consensus.</w:t>
      </w:r>
    </w:p>
    <w:p w14:paraId="203755D3" w14:textId="77777777" w:rsidR="008E28CD" w:rsidRPr="004248F3" w:rsidRDefault="00000000" w:rsidP="005C5D8F">
      <w:pPr>
        <w:pStyle w:val="Ttulo2"/>
      </w:pPr>
      <w:r>
        <w:t>Method and limits of the comparison</w:t>
      </w:r>
    </w:p>
    <w:p w14:paraId="05E44005" w14:textId="10E316DD" w:rsidR="00144FA6" w:rsidRPr="004248F3" w:rsidRDefault="00CF3940" w:rsidP="00144FA6">
      <w:pPr>
        <w:rPr>
          <w:rFonts w:asciiTheme="majorHAnsi" w:hAnsiTheme="majorHAnsi" w:cstheme="majorHAnsi"/>
        </w:rPr>
      </w:pPr>
      <w:ins w:id="24" w:author="LEONARDO HERNAN TALERO SARMIENTO" w:date="2026-08-02T10:49:00Z" w16du:dateUtc="2026-08-02T15:49:00Z">
        <w:r w:rsidRPr="00CF3940">
          <w:rPr>
            <w:rFonts w:asciiTheme="majorHAnsi" w:hAnsiTheme="majorHAnsi" w:cstheme="majorHAnsi"/>
          </w:rPr>
          <w:t>Methodologically, the analysis combines agreement texts, official evaluations, implementation materials, academic research and evidence from the parallel development of the EUDR.</w:t>
        </w:r>
        <w:r>
          <w:rPr>
            <w:rFonts w:asciiTheme="majorHAnsi" w:hAnsiTheme="majorHAnsi" w:cstheme="majorHAnsi"/>
          </w:rPr>
          <w:t xml:space="preserve"> </w:t>
        </w:r>
      </w:ins>
      <w:del w:id="25" w:author="LEONARDO HERNAN TALERO SARMIENTO" w:date="2026-08-02T10:49:00Z" w16du:dateUtc="2026-08-02T15:49:00Z">
        <w:r w:rsidR="00144FA6" w:rsidDel="00CF3940">
          <w:rPr>
            <w:rFonts w:asciiTheme="majorHAnsi" w:hAnsiTheme="majorHAnsi" w:cstheme="majorHAnsi"/>
          </w:rPr>
          <w:delText xml:space="preserve">The chapter uses a structured qualitative comparison of agreement texts, official evaluations, implementation materials, academic analysis and the parallel development of the EUDR. </w:delText>
        </w:r>
      </w:del>
      <w:r w:rsidR="00144FA6">
        <w:rPr>
          <w:rFonts w:asciiTheme="majorHAnsi" w:hAnsiTheme="majorHAnsi" w:cstheme="majorHAnsi"/>
        </w:rPr>
        <w:t>It asks which sustainability obligations exist, how they are monitored and enforced, which sectoral pressures shape implementation, and which forms of legitimacy or contestation they produce.</w:t>
      </w:r>
    </w:p>
    <w:p w14:paraId="2078B46B" w14:textId="26CB808E" w:rsidR="008E28CD" w:rsidRPr="004248F3" w:rsidRDefault="00144FA6" w:rsidP="00144FA6">
      <w:pPr>
        <w:rPr>
          <w:rFonts w:asciiTheme="majorHAnsi" w:hAnsiTheme="majorHAnsi" w:cstheme="majorHAnsi"/>
        </w:rPr>
      </w:pPr>
      <w:r>
        <w:rPr>
          <w:rFonts w:asciiTheme="majorHAnsi" w:hAnsiTheme="majorHAnsi" w:cstheme="majorHAnsi"/>
        </w:rPr>
        <w:t>Two limitations remain. First, Mercosur has only recently entered provisional application, so a complete ex post assessment of ecological outcomes is not yet possible. The chapter therefore separates observed institutional developments from projected effects and normative claims. Second, the evidence is uneven. The Andean agreement has a longer implementation history and a published evaluation architecture</w:t>
      </w:r>
      <w:del w:id="26" w:author="LEONARDO HERNAN TALERO SARMIENTO" w:date="2026-08-02T11:24:00Z" w16du:dateUtc="2026-08-02T16:24:00Z">
        <w:r w:rsidDel="00220D43">
          <w:rPr>
            <w:rFonts w:asciiTheme="majorHAnsi" w:hAnsiTheme="majorHAnsi" w:cstheme="majorHAnsi"/>
          </w:rPr>
          <w:delText>, whereas Mercosur</w:delText>
        </w:r>
      </w:del>
      <w:ins w:id="27" w:author="LEONARDO HERNAN TALERO SARMIENTO" w:date="2026-08-02T11:24:00Z" w16du:dateUtc="2026-08-02T16:24:00Z">
        <w:r w:rsidR="00220D43">
          <w:rPr>
            <w:rFonts w:asciiTheme="majorHAnsi" w:hAnsiTheme="majorHAnsi" w:cstheme="majorHAnsi"/>
          </w:rPr>
          <w:t>. In contrast, Mercosur</w:t>
        </w:r>
      </w:ins>
      <w:r>
        <w:rPr>
          <w:rFonts w:asciiTheme="majorHAnsi" w:hAnsiTheme="majorHAnsi" w:cstheme="majorHAnsi"/>
        </w:rPr>
        <w:t xml:space="preserve"> has a more visible record of negotiations and controversy but less evidence of long-term implementation. The comparison should therefore be read as an analysis of governance trajectories, not as a statistical test of environmental effectiveness.</w:t>
      </w:r>
    </w:p>
    <w:p w14:paraId="51AE33FA" w14:textId="77777777" w:rsidR="008E28CD" w:rsidRPr="004248F3" w:rsidRDefault="00000000">
      <w:pPr>
        <w:pStyle w:val="Ttulo1"/>
        <w:rPr>
          <w:rFonts w:cstheme="majorHAnsi"/>
        </w:rPr>
      </w:pPr>
      <w:r>
        <w:rPr>
          <w:rFonts w:cstheme="majorHAnsi"/>
        </w:rPr>
        <w:t>Case one: the EU-Andean agreement and the quiet politics of implementation</w:t>
      </w:r>
    </w:p>
    <w:p w14:paraId="230CE61F" w14:textId="72771A7A" w:rsidR="00EF6CF4" w:rsidRPr="004248F3" w:rsidRDefault="00CF3940" w:rsidP="00EF6CF4">
      <w:pPr>
        <w:rPr>
          <w:rFonts w:asciiTheme="majorHAnsi" w:hAnsiTheme="majorHAnsi" w:cstheme="majorHAnsi"/>
        </w:rPr>
      </w:pPr>
      <w:ins w:id="28" w:author="LEONARDO HERNAN TALERO SARMIENTO" w:date="2026-08-02T10:49:00Z" w16du:dateUtc="2026-08-02T15:49:00Z">
        <w:r w:rsidRPr="00CF3940">
          <w:rPr>
            <w:rFonts w:asciiTheme="majorHAnsi" w:hAnsiTheme="majorHAnsi" w:cstheme="majorHAnsi"/>
          </w:rPr>
          <w:t xml:space="preserve">The Andean case begins with the agreement’s trajectory, which helps explain why the relationship developed through routine </w:t>
        </w:r>
        <w:proofErr w:type="spellStart"/>
        <w:r w:rsidRPr="00CF3940">
          <w:rPr>
            <w:rFonts w:asciiTheme="majorHAnsi" w:hAnsiTheme="majorHAnsi" w:cstheme="majorHAnsi"/>
          </w:rPr>
          <w:t>institutionalisation</w:t>
        </w:r>
        <w:proofErr w:type="spellEnd"/>
        <w:r w:rsidRPr="00CF3940">
          <w:rPr>
            <w:rFonts w:asciiTheme="majorHAnsi" w:hAnsiTheme="majorHAnsi" w:cstheme="majorHAnsi"/>
          </w:rPr>
          <w:t xml:space="preserve"> rather than continuous political confrontation</w:t>
        </w:r>
      </w:ins>
      <w:del w:id="29" w:author="LEONARDO HERNAN TALERO SARMIENTO" w:date="2026-08-02T10:49:00Z" w16du:dateUtc="2026-08-02T15:49:00Z">
        <w:r w:rsidR="00EF6CF4" w:rsidDel="00CF3940">
          <w:rPr>
            <w:rFonts w:asciiTheme="majorHAnsi" w:hAnsiTheme="majorHAnsi" w:cstheme="majorHAnsi"/>
          </w:rPr>
          <w:delText>This section first reconstructs the agreement’s trajectory in order to show why the EU-Andean relationship developed as a case of routine institutionalisation rather than continuous political confrontation</w:delText>
        </w:r>
      </w:del>
      <w:r w:rsidR="00EF6CF4">
        <w:rPr>
          <w:rFonts w:asciiTheme="majorHAnsi" w:hAnsiTheme="majorHAnsi" w:cstheme="majorHAnsi"/>
        </w:rPr>
        <w:t>. The agreement covers tariffs, non-tariff barriers, services, investment, and broader regulatory matters, while linking trade liberalisation to sustainable development commitments. Its institutional reach therefore extends beyond conventional market opening. Its political development nevertheless differs markedly from the more contested Mercosur process. The agreement has applied to Colombia and Peru since 2013 and to Ecuador since 2017, and its operation has been absorbed into annual Commission reporting, committee activity, implementation documentation and ex post evaluation (European Commission 2023).</w:t>
      </w:r>
    </w:p>
    <w:p w14:paraId="40E5071B" w14:textId="77777777" w:rsidR="00EF6CF4" w:rsidRPr="004248F3" w:rsidRDefault="00EF6CF4" w:rsidP="00EF6CF4">
      <w:pPr>
        <w:rPr>
          <w:rFonts w:asciiTheme="majorHAnsi" w:hAnsiTheme="majorHAnsi" w:cstheme="majorHAnsi"/>
        </w:rPr>
      </w:pPr>
      <w:r>
        <w:rPr>
          <w:rFonts w:asciiTheme="majorHAnsi" w:hAnsiTheme="majorHAnsi" w:cstheme="majorHAnsi"/>
        </w:rPr>
        <w:t xml:space="preserve">The staged character of this trajectory is analytically important. Rather than emerging as a single dramatic geopolitical bargain, the agreement became embedded gradually across several national settings. Colombia and Peru entered implementation first, while Ecuador joined later. This sequence encouraged an administrative understanding of integration: each country remained formally sovereign, but domestic measures, international commitments and trade effects were increasingly discussed through a common institutional framework. The EU did not directly administer environmental or labour policy in the Andean countries. Instead, it created procedures through which those policies could be reviewed and connected </w:t>
      </w:r>
      <w:r>
        <w:rPr>
          <w:rFonts w:asciiTheme="majorHAnsi" w:hAnsiTheme="majorHAnsi" w:cstheme="majorHAnsi"/>
        </w:rPr>
        <w:lastRenderedPageBreak/>
        <w:t>to commercial obligations. The arrangement is therefore best understood as a layered form of association, positioned between internal integration and conventional bilateral diplomacy.</w:t>
      </w:r>
    </w:p>
    <w:p w14:paraId="2D4E7A77" w14:textId="58FE8F2E" w:rsidR="00EF6CF4" w:rsidRPr="004248F3" w:rsidRDefault="00933F66" w:rsidP="00EF6CF4">
      <w:pPr>
        <w:rPr>
          <w:rFonts w:asciiTheme="majorHAnsi" w:hAnsiTheme="majorHAnsi" w:cstheme="majorHAnsi"/>
        </w:rPr>
      </w:pPr>
      <w:ins w:id="30" w:author="LEONARDO HERNAN TALERO SARMIENTO" w:date="2026-08-02T10:43:00Z" w16du:dateUtc="2026-08-02T15:43:00Z">
        <w:r w:rsidRPr="00933F66">
          <w:rPr>
            <w:rFonts w:asciiTheme="majorHAnsi" w:hAnsiTheme="majorHAnsi" w:cstheme="majorHAnsi"/>
          </w:rPr>
          <w:t>The Andean trajectory shows how this outward regulatory reach operates in practice.</w:t>
        </w:r>
      </w:ins>
      <w:del w:id="31" w:author="LEONARDO HERNAN TALERO SARMIENTO" w:date="2026-08-02T10:43:00Z" w16du:dateUtc="2026-08-02T15:43:00Z">
        <w:r w:rsidR="00EF6CF4" w:rsidDel="00933F66">
          <w:rPr>
            <w:rFonts w:asciiTheme="majorHAnsi" w:hAnsiTheme="majorHAnsi" w:cstheme="majorHAnsi"/>
          </w:rPr>
          <w:delText>This trajectory illustrates integration by externalisation in practice.</w:delText>
        </w:r>
      </w:del>
      <w:r w:rsidR="00EF6CF4">
        <w:rPr>
          <w:rFonts w:asciiTheme="majorHAnsi" w:hAnsiTheme="majorHAnsi" w:cstheme="majorHAnsi"/>
        </w:rPr>
        <w:t xml:space="preserve"> European categories and expectations travel through the agreement without requiring the partner states to enter the Union’s political institutions. Sustainability commitments, reporting procedures and monitoring practices establish a shared frame for discussing domestic regulation and its trade effects. The agreement increases the density and regularity of cross-border governance while preserving formal national autonomy. Its significance lies less in direct legal control than in institutionalising the vocabulary through which implementation is assessed.</w:t>
      </w:r>
    </w:p>
    <w:p w14:paraId="36BCF109" w14:textId="77777777" w:rsidR="008E28CD" w:rsidRPr="004248F3" w:rsidRDefault="00EF6CF4" w:rsidP="00EF6CF4">
      <w:pPr>
        <w:rPr>
          <w:rFonts w:asciiTheme="majorHAnsi" w:hAnsiTheme="majorHAnsi" w:cstheme="majorHAnsi"/>
        </w:rPr>
      </w:pPr>
      <w:r>
        <w:rPr>
          <w:rFonts w:asciiTheme="majorHAnsi" w:hAnsiTheme="majorHAnsi" w:cstheme="majorHAnsi"/>
        </w:rPr>
        <w:t>The case is especially revealing because it appears comparatively ordinary. The absence of sustained high-profile controversy does not demonstrate that sustainability provisions are effective, nor does it mean that the agreement lacks political consequences. It indicates that disagreement is often processed through administrative structures rather than through a visible crisis of legitimacy. The central question is therefore not whether politics disappeared, but how sustainability governance operates when conflict is translated into evaluation, reporting and committee work.</w:t>
      </w:r>
    </w:p>
    <w:p w14:paraId="0977BCE4" w14:textId="77777777" w:rsidR="008E28CD" w:rsidRPr="004248F3" w:rsidRDefault="00EF6CF4" w:rsidP="005C5D8F">
      <w:pPr>
        <w:pStyle w:val="Ttulo2"/>
      </w:pPr>
      <w:r>
        <w:t>Sustainability provisions, evaluation and the technical organisation of conflict</w:t>
      </w:r>
    </w:p>
    <w:p w14:paraId="51962967" w14:textId="70DB8ABC" w:rsidR="00EF6CF4" w:rsidRPr="004248F3" w:rsidRDefault="00674E44" w:rsidP="00EF6CF4">
      <w:pPr>
        <w:rPr>
          <w:rFonts w:asciiTheme="majorHAnsi" w:hAnsiTheme="majorHAnsi" w:cstheme="majorHAnsi"/>
        </w:rPr>
      </w:pPr>
      <w:ins w:id="32" w:author="LEONARDO HERNAN TALERO SARMIENTO" w:date="2026-08-02T10:49:00Z" w16du:dateUtc="2026-08-02T15:49:00Z">
        <w:r w:rsidRPr="00674E44">
          <w:rPr>
            <w:rFonts w:asciiTheme="majorHAnsi" w:hAnsiTheme="majorHAnsi" w:cstheme="majorHAnsi"/>
          </w:rPr>
          <w:t>Evaluation gives sustainability provisions much of their practical meaning</w:t>
        </w:r>
      </w:ins>
      <w:del w:id="33" w:author="LEONARDO HERNAN TALERO SARMIENTO" w:date="2026-08-02T10:49:00Z" w16du:dateUtc="2026-08-02T15:49:00Z">
        <w:r w:rsidR="00EF6CF4" w:rsidDel="00674E44">
          <w:rPr>
            <w:rFonts w:asciiTheme="majorHAnsi" w:hAnsiTheme="majorHAnsi" w:cstheme="majorHAnsi"/>
          </w:rPr>
          <w:delText>The next part examines how sustainability provisions acquire practical meaning through evaluation</w:delText>
        </w:r>
      </w:del>
      <w:r w:rsidR="00EF6CF4">
        <w:rPr>
          <w:rFonts w:asciiTheme="majorHAnsi" w:hAnsiTheme="majorHAnsi" w:cstheme="majorHAnsi"/>
        </w:rPr>
        <w:t>. The agreement’s Trade and Sustainable Development framework connects market access to environmental protection, labour standards and international commitments, but the legal text does not determine its own effects. Implementation depends on how obligations are interpreted, which indicators are selected, what evidence is gathered and how institutional actors respond to identified problems. The sustainability architecture must therefore be assessed as an ongoing process rather than as a fixed set of clauses.</w:t>
      </w:r>
    </w:p>
    <w:p w14:paraId="08BF4590" w14:textId="77777777" w:rsidR="00EF6CF4" w:rsidRPr="004248F3" w:rsidRDefault="00EF6CF4" w:rsidP="00EF6CF4">
      <w:pPr>
        <w:rPr>
          <w:rFonts w:asciiTheme="majorHAnsi" w:hAnsiTheme="majorHAnsi" w:cstheme="majorHAnsi"/>
        </w:rPr>
      </w:pPr>
      <w:r>
        <w:rPr>
          <w:rFonts w:asciiTheme="majorHAnsi" w:hAnsiTheme="majorHAnsi" w:cstheme="majorHAnsi"/>
        </w:rPr>
        <w:t>The Commission’s evaluation system is central to this process. It distinguishes between impact assessments before negotiations, Sustainability Impact Assessments during negotiations, economic analysis after a negotiated outcome and ex post evaluations once implementation has generated sufficient evidence (European Commission 2023). The EU-Andean agreement has reached this final stage. An ex post evaluation does not establish that the agreement achieved its social or environmental objectives. It does, however, create an official framework for asking whether the intervention produced intended effects, whether unintended consequences emerged and whether plausible causal mechanisms can be identified.</w:t>
      </w:r>
    </w:p>
    <w:p w14:paraId="2CDC636E" w14:textId="79542ED1" w:rsidR="00EF6CF4" w:rsidRPr="004248F3" w:rsidRDefault="00674E44" w:rsidP="00EF6CF4">
      <w:pPr>
        <w:rPr>
          <w:rFonts w:asciiTheme="majorHAnsi" w:hAnsiTheme="majorHAnsi" w:cstheme="majorHAnsi"/>
        </w:rPr>
      </w:pPr>
      <w:ins w:id="34" w:author="LEONARDO HERNAN TALERO SARMIENTO" w:date="2026-08-02T10:50:00Z" w16du:dateUtc="2026-08-02T15:50:00Z">
        <w:r w:rsidRPr="00674E44">
          <w:rPr>
            <w:rFonts w:asciiTheme="majorHAnsi" w:hAnsiTheme="majorHAnsi" w:cstheme="majorHAnsi"/>
          </w:rPr>
          <w:t>Its final ex post study assessed effectiveness, impact, efficiency, coherence</w:t>
        </w:r>
        <w:r>
          <w:rPr>
            <w:rFonts w:asciiTheme="majorHAnsi" w:hAnsiTheme="majorHAnsi" w:cstheme="majorHAnsi"/>
          </w:rPr>
          <w:t>, and relevance across economic, social, environmental, and human rights</w:t>
        </w:r>
        <w:r w:rsidRPr="00674E44">
          <w:rPr>
            <w:rFonts w:asciiTheme="majorHAnsi" w:hAnsiTheme="majorHAnsi" w:cstheme="majorHAnsi"/>
          </w:rPr>
          <w:t xml:space="preserve"> dimensions</w:t>
        </w:r>
      </w:ins>
      <w:del w:id="35" w:author="LEONARDO HERNAN TALERO SARMIENTO" w:date="2026-08-02T10:50:00Z" w16du:dateUtc="2026-08-02T15:50:00Z">
        <w:r w:rsidR="00EF6CF4" w:rsidDel="00674E44">
          <w:rPr>
            <w:rFonts w:asciiTheme="majorHAnsi" w:hAnsiTheme="majorHAnsi" w:cstheme="majorHAnsi"/>
          </w:rPr>
          <w:delText>The Commission’s final ex post study assessed effectiveness, impact, efficiency, coherence, and relevance across economic, social, environmental, and human rights dimensions</w:delText>
        </w:r>
      </w:del>
      <w:r w:rsidR="00EF6CF4">
        <w:rPr>
          <w:rFonts w:asciiTheme="majorHAnsi" w:hAnsiTheme="majorHAnsi" w:cstheme="majorHAnsi"/>
        </w:rPr>
        <w:t xml:space="preserve"> (European Commission 2022). This breadth produces a more differentiated evidentiary record than is currently available for Mercosur. Nevertheless, the study should not be treated as a definitive measure of sustainability performance. It combines different indicators, case studies and causal claims</w:t>
      </w:r>
      <w:del w:id="36" w:author="LEONARDO HERNAN TALERO SARMIENTO" w:date="2026-08-02T11:24:00Z" w16du:dateUtc="2026-08-02T16:24:00Z">
        <w:r w:rsidR="00EF6CF4" w:rsidDel="00220D43">
          <w:rPr>
            <w:rFonts w:asciiTheme="majorHAnsi" w:hAnsiTheme="majorHAnsi" w:cstheme="majorHAnsi"/>
          </w:rPr>
          <w:delText>, while</w:delText>
        </w:r>
      </w:del>
      <w:ins w:id="37" w:author="LEONARDO HERNAN TALERO SARMIENTO" w:date="2026-08-02T11:24:00Z" w16du:dateUtc="2026-08-02T16:24:00Z">
        <w:r w:rsidR="00220D43">
          <w:rPr>
            <w:rFonts w:asciiTheme="majorHAnsi" w:hAnsiTheme="majorHAnsi" w:cstheme="majorHAnsi"/>
          </w:rPr>
          <w:t>. At the same time,</w:t>
        </w:r>
      </w:ins>
      <w:r w:rsidR="00EF6CF4">
        <w:rPr>
          <w:rFonts w:asciiTheme="majorHAnsi" w:hAnsiTheme="majorHAnsi" w:cstheme="majorHAnsi"/>
        </w:rPr>
        <w:t xml:space="preserve"> the Commission’s subsequent staff assessment remains part of an institutional evaluation process rather than an independent counterfactual test of environmental effects.</w:t>
      </w:r>
    </w:p>
    <w:p w14:paraId="1DDF3CB1" w14:textId="77777777" w:rsidR="00EF6CF4" w:rsidRPr="004248F3" w:rsidRDefault="00EF6CF4" w:rsidP="00EF6CF4">
      <w:pPr>
        <w:rPr>
          <w:rFonts w:asciiTheme="majorHAnsi" w:hAnsiTheme="majorHAnsi" w:cstheme="majorHAnsi"/>
        </w:rPr>
      </w:pPr>
      <w:r>
        <w:rPr>
          <w:rFonts w:asciiTheme="majorHAnsi" w:hAnsiTheme="majorHAnsi" w:cstheme="majorHAnsi"/>
        </w:rPr>
        <w:t xml:space="preserve">Evaluation can depoliticise implementation in two related ways. First, it translates disagreement into a technical language of indicators, baselines, consultations and measurable outcomes. Questions about distributive conflict may be reformulated as questions of administrative capacity or implementation </w:t>
      </w:r>
      <w:r>
        <w:rPr>
          <w:rFonts w:asciiTheme="majorHAnsi" w:hAnsiTheme="majorHAnsi" w:cstheme="majorHAnsi"/>
        </w:rPr>
        <w:lastRenderedPageBreak/>
        <w:t>quality. A dispute over who should bear the cost of traceability, for example, can appear as a problem of technical assistance. A disagreement over policy autonomy can be reframed as a matter of clause interpretation. Second, evaluation separates evidence production from the political moment of negotiation. This can support learning and later adjustment, but it can also reduce the visibility of unresolved conflicts.</w:t>
      </w:r>
    </w:p>
    <w:p w14:paraId="182821F4" w14:textId="77777777" w:rsidR="00EF6CF4" w:rsidRPr="004248F3" w:rsidRDefault="00EF6CF4" w:rsidP="00EF6CF4">
      <w:pPr>
        <w:rPr>
          <w:rFonts w:asciiTheme="majorHAnsi" w:hAnsiTheme="majorHAnsi" w:cstheme="majorHAnsi"/>
        </w:rPr>
      </w:pPr>
      <w:r>
        <w:rPr>
          <w:rFonts w:asciiTheme="majorHAnsi" w:hAnsiTheme="majorHAnsi" w:cstheme="majorHAnsi"/>
        </w:rPr>
        <w:t>The choice of what to measure is therefore political. An evaluation may document trade flows, committee meetings, legal reforms, and formal compliance while paying less attention to land concentration, informal labour, community rights, or unequal exposure to market volatility. Routine institutionalisation does not remove political choices; it organises them. The Andean case shows that depoliticisation is not the absence of politics but the relocation of political questions into technical procedures whose assumptions may receive less scrutiny.</w:t>
      </w:r>
    </w:p>
    <w:p w14:paraId="56AB4456" w14:textId="77777777" w:rsidR="00EF6CF4" w:rsidRPr="004248F3" w:rsidRDefault="00EF6CF4" w:rsidP="00EF6CF4">
      <w:pPr>
        <w:rPr>
          <w:rFonts w:asciiTheme="majorHAnsi" w:hAnsiTheme="majorHAnsi" w:cstheme="majorHAnsi"/>
        </w:rPr>
      </w:pPr>
      <w:r>
        <w:rPr>
          <w:rFonts w:asciiTheme="majorHAnsi" w:hAnsiTheme="majorHAnsi" w:cstheme="majorHAnsi"/>
        </w:rPr>
        <w:t>Parliamentary oversight identifies some issues that formal evaluation may understate. In 2019, the European Parliament welcomed aspects of the implementation but called for stronger labour inspection, more independent civil society participation, effective application of International Labour Organisation conventions, and safeguards against legislative changes that could lower environmental standards to attract investment (European Parliament 2019). It also highlighted labour informality and the position of women workers. These concerns show that sustainability provisions depend on domestic institutions capable of turning formal commitments into practical protection.</w:t>
      </w:r>
    </w:p>
    <w:p w14:paraId="03698803" w14:textId="77777777" w:rsidR="008E28CD" w:rsidRPr="004248F3" w:rsidRDefault="00EF6CF4" w:rsidP="00EF6CF4">
      <w:pPr>
        <w:rPr>
          <w:rFonts w:asciiTheme="majorHAnsi" w:hAnsiTheme="majorHAnsi" w:cstheme="majorHAnsi"/>
        </w:rPr>
      </w:pPr>
      <w:r>
        <w:rPr>
          <w:rFonts w:asciiTheme="majorHAnsi" w:hAnsiTheme="majorHAnsi" w:cstheme="majorHAnsi"/>
        </w:rPr>
        <w:t>The earlier European Implementation Assessment similarly reviewed trade, investment and the TSD chapter across a broader policy field (Zygierewicz 2018). Together, these reports reveal an agreement subject to substantial documentary scrutiny but lacking any single indicator capable of determining whether liberalisation improved environmental or labour outcomes. The evaluation architecture is therefore both a strength and a limitation: it creates continuity and opportunities for review, yet it can fragment responsibility across multiple documents and administrative forums.</w:t>
      </w:r>
    </w:p>
    <w:p w14:paraId="02939CBB" w14:textId="77777777" w:rsidR="008E28CD" w:rsidRPr="004248F3" w:rsidRDefault="00EF6CF4" w:rsidP="005C5D8F">
      <w:pPr>
        <w:pStyle w:val="Ttulo2"/>
      </w:pPr>
      <w:r>
        <w:t>Committee governance and the sectoral political economy of implementation</w:t>
      </w:r>
    </w:p>
    <w:p w14:paraId="73F069E7" w14:textId="062B2883" w:rsidR="00EF6CF4" w:rsidRPr="004248F3" w:rsidRDefault="00674E44" w:rsidP="00EF6CF4">
      <w:pPr>
        <w:rPr>
          <w:rFonts w:asciiTheme="majorHAnsi" w:hAnsiTheme="majorHAnsi" w:cstheme="majorHAnsi"/>
        </w:rPr>
      </w:pPr>
      <w:ins w:id="38" w:author="LEONARDO HERNAN TALERO SARMIENTO" w:date="2026-08-02T10:50:00Z" w16du:dateUtc="2026-08-02T15:50:00Z">
        <w:r w:rsidRPr="00674E44">
          <w:rPr>
            <w:rFonts w:asciiTheme="majorHAnsi" w:hAnsiTheme="majorHAnsi" w:cstheme="majorHAnsi"/>
          </w:rPr>
          <w:t>Implementation committees reveal how broad treaty commitments are translated into practical agendas.</w:t>
        </w:r>
        <w:r>
          <w:rPr>
            <w:rFonts w:asciiTheme="majorHAnsi" w:hAnsiTheme="majorHAnsi" w:cstheme="majorHAnsi"/>
          </w:rPr>
          <w:t xml:space="preserve"> </w:t>
        </w:r>
      </w:ins>
      <w:del w:id="39" w:author="LEONARDO HERNAN TALERO SARMIENTO" w:date="2026-08-02T10:50:00Z" w16du:dateUtc="2026-08-02T15:50:00Z">
        <w:r w:rsidR="00EF6CF4" w:rsidDel="00674E44">
          <w:rPr>
            <w:rFonts w:asciiTheme="majorHAnsi" w:hAnsiTheme="majorHAnsi" w:cstheme="majorHAnsi"/>
          </w:rPr>
          <w:delText xml:space="preserve">The third part turns to implementation committees, because these bodies reveal how broad treaty commitments are translated into practical agendas. </w:delText>
        </w:r>
      </w:del>
      <w:r w:rsidR="00EF6CF4">
        <w:rPr>
          <w:rFonts w:asciiTheme="majorHAnsi" w:hAnsiTheme="majorHAnsi" w:cstheme="majorHAnsi"/>
        </w:rPr>
        <w:t>Garcia and Gomez Arana (2025), drawing on public implementation documents and interviews concerning the EU-Andean and EU–Central America agreements, describe these arrangements as living agreements. The treaty text establishes an initial framework, but committees determine which problems become visible, which actors receive attention and which actions are requested. Sustainability provisions therefore acquire meaning through repeated institutional practice.</w:t>
      </w:r>
    </w:p>
    <w:p w14:paraId="691BB70F" w14:textId="77777777" w:rsidR="00EF6CF4" w:rsidRPr="004248F3" w:rsidRDefault="00EF6CF4" w:rsidP="00EF6CF4">
      <w:pPr>
        <w:rPr>
          <w:rFonts w:asciiTheme="majorHAnsi" w:hAnsiTheme="majorHAnsi" w:cstheme="majorHAnsi"/>
        </w:rPr>
      </w:pPr>
      <w:r>
        <w:rPr>
          <w:rFonts w:asciiTheme="majorHAnsi" w:hAnsiTheme="majorHAnsi" w:cstheme="majorHAnsi"/>
        </w:rPr>
        <w:t>Committees perform a dual function. They allow adaptation to newer sustainability concerns, but they also exercise agenda control. European officials can request information, raise labour or environmental issues and propose cooperation. Partner governments can explain administrative constraints, contest European priorities and seek recognition of domestic circumstances. This exchange is structured, but it occurs within relationships marked by economic asymmetry. The EU’s market size and regulatory capacity shape the context in which dialogue takes place, even when formal decision-making remains cooperative.</w:t>
      </w:r>
    </w:p>
    <w:p w14:paraId="674A99AE" w14:textId="0FA277EE" w:rsidR="00EF6CF4" w:rsidRPr="004248F3" w:rsidRDefault="00EF6CF4" w:rsidP="00EF6CF4">
      <w:pPr>
        <w:rPr>
          <w:rFonts w:asciiTheme="majorHAnsi" w:hAnsiTheme="majorHAnsi" w:cstheme="majorHAnsi"/>
        </w:rPr>
      </w:pPr>
      <w:r>
        <w:rPr>
          <w:rFonts w:asciiTheme="majorHAnsi" w:hAnsiTheme="majorHAnsi" w:cstheme="majorHAnsi"/>
        </w:rPr>
        <w:t>Domestic Advisory Groups and joint civil-society meetings can broaden participation, but their presence does not guarantee equal influence. Producer organisations, informal workers, affected communities and environmental groups differ in their access to information</w:t>
      </w:r>
      <w:del w:id="40" w:author="LEONARDO HERNAN TALERO SARMIENTO" w:date="2026-08-02T11:24:00Z" w16du:dateUtc="2026-08-02T16:24:00Z">
        <w:r w:rsidDel="00220D43">
          <w:rPr>
            <w:rFonts w:asciiTheme="majorHAnsi" w:hAnsiTheme="majorHAnsi" w:cstheme="majorHAnsi"/>
          </w:rPr>
          <w:delText xml:space="preserve">, resources and </w:delText>
        </w:r>
      </w:del>
      <w:ins w:id="41" w:author="LEONARDO HERNAN TALERO SARMIENTO" w:date="2026-08-02T11:24:00Z" w16du:dateUtc="2026-08-02T16:24:00Z">
        <w:r w:rsidR="00220D43">
          <w:rPr>
            <w:rFonts w:asciiTheme="majorHAnsi" w:hAnsiTheme="majorHAnsi" w:cstheme="majorHAnsi"/>
          </w:rPr>
          <w:t xml:space="preserve"> and resources, and in their </w:t>
        </w:r>
      </w:ins>
      <w:r>
        <w:rPr>
          <w:rFonts w:asciiTheme="majorHAnsi" w:hAnsiTheme="majorHAnsi" w:cstheme="majorHAnsi"/>
        </w:rPr>
        <w:t xml:space="preserve">ability to sustain </w:t>
      </w:r>
      <w:r>
        <w:rPr>
          <w:rFonts w:asciiTheme="majorHAnsi" w:hAnsiTheme="majorHAnsi" w:cstheme="majorHAnsi"/>
        </w:rPr>
        <w:lastRenderedPageBreak/>
        <w:t>participation. Inclusion must therefore be assessed through representation, transparency and evidence of follow-up rather than by counting meetings alone. A participatory structure may widen the range of voices while leaving bargaining power largely intact.</w:t>
      </w:r>
    </w:p>
    <w:p w14:paraId="33F6A33F" w14:textId="77777777" w:rsidR="00EF6CF4" w:rsidRPr="004248F3" w:rsidRDefault="00EF6CF4" w:rsidP="00EF6CF4">
      <w:pPr>
        <w:rPr>
          <w:rFonts w:asciiTheme="majorHAnsi" w:hAnsiTheme="majorHAnsi" w:cstheme="majorHAnsi"/>
        </w:rPr>
      </w:pPr>
      <w:r>
        <w:rPr>
          <w:rFonts w:asciiTheme="majorHAnsi" w:hAnsiTheme="majorHAnsi" w:cstheme="majorHAnsi"/>
        </w:rPr>
        <w:t>The committee system is hybrid. It is more formal and continuous than diplomatic consultation, yet less coercive than judicial enforcement. It creates regularity without removing discretion. This structure can support incremental learning by clarifying obligations, connecting agencies and keeping labour and environmental concerns within the trade relationship. However, incrementalism has a structural weakness: when implementation is consistently presented as gradual improvement, institutions may avoid asking whether the trade relationship itself contributes to the underlying problem.</w:t>
      </w:r>
    </w:p>
    <w:p w14:paraId="17E1651B" w14:textId="46296712" w:rsidR="008E28CD" w:rsidRPr="004248F3" w:rsidRDefault="00EF6CF4" w:rsidP="00EF6CF4">
      <w:pPr>
        <w:rPr>
          <w:rFonts w:asciiTheme="majorHAnsi" w:hAnsiTheme="majorHAnsi" w:cstheme="majorHAnsi"/>
        </w:rPr>
      </w:pPr>
      <w:r>
        <w:rPr>
          <w:rFonts w:asciiTheme="majorHAnsi" w:hAnsiTheme="majorHAnsi" w:cstheme="majorHAnsi"/>
        </w:rPr>
        <w:t xml:space="preserve">The sectoral political economy of the agreement reinforces this limitation. Sustainability obligations affect sectors and actors unevenly because compliance depends on access to data, certification, inspection, finance and administrative support. Formal obligations may apply </w:t>
      </w:r>
      <w:del w:id="42" w:author="LEONARDO HERNAN TALERO SARMIENTO" w:date="2026-08-02T11:24:00Z" w16du:dateUtc="2026-08-02T16:24:00Z">
        <w:r w:rsidDel="00220D43">
          <w:rPr>
            <w:rFonts w:asciiTheme="majorHAnsi" w:hAnsiTheme="majorHAnsi" w:cstheme="majorHAnsi"/>
          </w:rPr>
          <w:delText>across the agreement, but their costs are distributed through</w:delText>
        </w:r>
      </w:del>
      <w:ins w:id="43" w:author="LEONARDO HERNAN TALERO SARMIENTO" w:date="2026-08-02T11:24:00Z" w16du:dateUtc="2026-08-02T16:24:00Z">
        <w:r w:rsidR="00220D43">
          <w:rPr>
            <w:rFonts w:asciiTheme="majorHAnsi" w:hAnsiTheme="majorHAnsi" w:cstheme="majorHAnsi"/>
          </w:rPr>
          <w:t>throughout the agreement, but specific production systems bear their costs</w:t>
        </w:r>
      </w:ins>
      <w:del w:id="44" w:author="LEONARDO HERNAN TALERO SARMIENTO" w:date="2026-08-02T11:24:00Z" w16du:dateUtc="2026-08-02T16:24:00Z">
        <w:r w:rsidDel="00220D43">
          <w:rPr>
            <w:rFonts w:asciiTheme="majorHAnsi" w:hAnsiTheme="majorHAnsi" w:cstheme="majorHAnsi"/>
          </w:rPr>
          <w:delText xml:space="preserve"> specific production systems</w:delText>
        </w:r>
      </w:del>
      <w:r>
        <w:rPr>
          <w:rFonts w:asciiTheme="majorHAnsi" w:hAnsiTheme="majorHAnsi" w:cstheme="majorHAnsi"/>
        </w:rPr>
        <w:t>. Firms and producers with greater resources can adapt more easily to reporting and traceability expectations, while smaller producers, informal workers and marginalised communities may face higher relative burdens. The evaluation and parliamentary materials point to labour informality, inspection capacity, environmental non-regression and unequal participation as central concerns. These issues show that practical effects depend not only on treaty design but also on the domestic institutions through which production, employment and environmental governance are organised.</w:t>
      </w:r>
    </w:p>
    <w:p w14:paraId="3CF07FA5" w14:textId="77777777" w:rsidR="008E28CD" w:rsidRPr="004248F3" w:rsidRDefault="00EF6CF4" w:rsidP="005C5D8F">
      <w:pPr>
        <w:pStyle w:val="Ttulo2"/>
      </w:pPr>
      <w:r>
        <w:t>Why quiet implementation remains political</w:t>
      </w:r>
    </w:p>
    <w:p w14:paraId="715DB7AD" w14:textId="0881A52D" w:rsidR="00EF6CF4" w:rsidRPr="004248F3" w:rsidRDefault="00674E44" w:rsidP="00EF6CF4">
      <w:pPr>
        <w:rPr>
          <w:rFonts w:asciiTheme="majorHAnsi" w:hAnsiTheme="majorHAnsi" w:cstheme="majorHAnsi"/>
        </w:rPr>
      </w:pPr>
      <w:ins w:id="45" w:author="LEONARDO HERNAN TALERO SARMIENTO" w:date="2026-08-02T10:50:00Z" w16du:dateUtc="2026-08-02T15:50:00Z">
        <w:r w:rsidRPr="00674E44">
          <w:rPr>
            <w:rFonts w:asciiTheme="majorHAnsi" w:hAnsiTheme="majorHAnsi" w:cstheme="majorHAnsi"/>
          </w:rPr>
          <w:t xml:space="preserve">Several features explain why the agreement has remained relatively </w:t>
        </w:r>
        <w:proofErr w:type="spellStart"/>
        <w:r w:rsidRPr="00674E44">
          <w:rPr>
            <w:rFonts w:asciiTheme="majorHAnsi" w:hAnsiTheme="majorHAnsi" w:cstheme="majorHAnsi"/>
          </w:rPr>
          <w:t>depoliticised</w:t>
        </w:r>
        <w:proofErr w:type="spellEnd"/>
        <w:r w:rsidRPr="00674E44">
          <w:rPr>
            <w:rFonts w:asciiTheme="majorHAnsi" w:hAnsiTheme="majorHAnsi" w:cstheme="majorHAnsi"/>
          </w:rPr>
          <w:t xml:space="preserve"> and clarify the analytical significance of this trajectory.</w:t>
        </w:r>
        <w:r>
          <w:rPr>
            <w:rFonts w:asciiTheme="majorHAnsi" w:hAnsiTheme="majorHAnsi" w:cstheme="majorHAnsi"/>
          </w:rPr>
          <w:t xml:space="preserve"> </w:t>
        </w:r>
      </w:ins>
      <w:del w:id="46" w:author="LEONARDO HERNAN TALERO SARMIENTO" w:date="2026-08-02T10:50:00Z" w16du:dateUtc="2026-08-02T15:50:00Z">
        <w:r w:rsidR="00EF6CF4" w:rsidDel="00674E44">
          <w:rPr>
            <w:rFonts w:asciiTheme="majorHAnsi" w:hAnsiTheme="majorHAnsi" w:cstheme="majorHAnsi"/>
          </w:rPr>
          <w:delText xml:space="preserve">The final part explains why the agreement has remained relatively depoliticised and what this reveals analytically. </w:delText>
        </w:r>
      </w:del>
      <w:r w:rsidR="00EF6CF4">
        <w:rPr>
          <w:rFonts w:asciiTheme="majorHAnsi" w:hAnsiTheme="majorHAnsi" w:cstheme="majorHAnsi"/>
        </w:rPr>
        <w:t>Several features have limited the concentration of public conflict. The agreement was implemented in stages, its evaluation architecture developed through ordinary Commission procedures, and its sustainability controversies were distributed across several countries and sectors. Unlike Mercosur, it did not become inextricably associated with a single emblematic conflict, such as the Amazon, the Green Deal, or European agricultural mobilisation. Fragmented issues are harder to transform into a single political symbol.</w:t>
      </w:r>
    </w:p>
    <w:p w14:paraId="335C66C7" w14:textId="4F99A184" w:rsidR="00EF6CF4" w:rsidRPr="004248F3" w:rsidRDefault="00EF6CF4" w:rsidP="00EF6CF4">
      <w:pPr>
        <w:rPr>
          <w:rFonts w:asciiTheme="majorHAnsi" w:hAnsiTheme="majorHAnsi" w:cstheme="majorHAnsi"/>
        </w:rPr>
      </w:pPr>
      <w:del w:id="47" w:author="LEONARDO HERNAN TALERO SARMIENTO" w:date="2026-08-02T10:51:00Z" w16du:dateUtc="2026-08-02T15:51:00Z">
        <w:r w:rsidDel="00674E44">
          <w:rPr>
            <w:rFonts w:asciiTheme="majorHAnsi" w:hAnsiTheme="majorHAnsi" w:cstheme="majorHAnsi"/>
          </w:rPr>
          <w:delText>This r</w:delText>
        </w:r>
      </w:del>
      <w:ins w:id="48" w:author="LEONARDO HERNAN TALERO SARMIENTO" w:date="2026-08-02T10:51:00Z" w16du:dateUtc="2026-08-02T15:51:00Z">
        <w:r w:rsidR="00674E44">
          <w:rPr>
            <w:rFonts w:asciiTheme="majorHAnsi" w:hAnsiTheme="majorHAnsi" w:cstheme="majorHAnsi"/>
          </w:rPr>
          <w:t>R</w:t>
        </w:r>
      </w:ins>
      <w:r>
        <w:rPr>
          <w:rFonts w:asciiTheme="majorHAnsi" w:hAnsiTheme="majorHAnsi" w:cstheme="majorHAnsi"/>
        </w:rPr>
        <w:t xml:space="preserve">elative quiet should not be confused with consensus. A less visible agreement can still create obligations for governments, firms and producers, and establish precedents for monitoring future trade arrangements. The absence of </w:t>
      </w:r>
      <w:del w:id="49" w:author="LEONARDO HERNAN TALERO SARMIENTO" w:date="2026-08-02T10:50:00Z" w16du:dateUtc="2026-08-02T15:50:00Z">
        <w:r w:rsidDel="00674E44">
          <w:rPr>
            <w:rFonts w:asciiTheme="majorHAnsi" w:hAnsiTheme="majorHAnsi" w:cstheme="majorHAnsi"/>
          </w:rPr>
          <w:delText xml:space="preserve">crisis may indicate that externalisation has been embedded successfully </w:delText>
        </w:r>
      </w:del>
      <w:ins w:id="50" w:author="LEONARDO HERNAN TALERO SARMIENTO" w:date="2026-08-02T10:50:00Z" w16du:dateUtc="2026-08-02T15:50:00Z">
        <w:r w:rsidR="00674E44">
          <w:rPr>
            <w:rFonts w:asciiTheme="majorHAnsi" w:hAnsiTheme="majorHAnsi" w:cstheme="majorHAnsi"/>
          </w:rPr>
          <w:t xml:space="preserve">a crisis may indicate that </w:t>
        </w:r>
        <w:proofErr w:type="spellStart"/>
        <w:r w:rsidR="00674E44">
          <w:rPr>
            <w:rFonts w:asciiTheme="majorHAnsi" w:hAnsiTheme="majorHAnsi" w:cstheme="majorHAnsi"/>
          </w:rPr>
          <w:t>externalisation</w:t>
        </w:r>
        <w:proofErr w:type="spellEnd"/>
        <w:r w:rsidR="00674E44">
          <w:rPr>
            <w:rFonts w:asciiTheme="majorHAnsi" w:hAnsiTheme="majorHAnsi" w:cstheme="majorHAnsi"/>
          </w:rPr>
          <w:t xml:space="preserve"> has been successfully embedded </w:t>
        </w:r>
      </w:ins>
      <w:r>
        <w:rPr>
          <w:rFonts w:asciiTheme="majorHAnsi" w:hAnsiTheme="majorHAnsi" w:cstheme="majorHAnsi"/>
        </w:rPr>
        <w:t>in routine procedures. It may also indicate that distributional conflict has been displaced into technical arenas where it attracts less attention. Evaluation, committee work and civil-society dialogue can therefore stabilise the relationship while narrowing the terms in which disagreement is expressed.</w:t>
      </w:r>
    </w:p>
    <w:p w14:paraId="7ADFAE97" w14:textId="584DEDCD" w:rsidR="00EF6CF4" w:rsidRPr="004248F3" w:rsidRDefault="00EF6CF4" w:rsidP="00EF6CF4">
      <w:pPr>
        <w:rPr>
          <w:rFonts w:asciiTheme="majorHAnsi" w:hAnsiTheme="majorHAnsi" w:cstheme="majorHAnsi"/>
        </w:rPr>
      </w:pPr>
      <w:r>
        <w:rPr>
          <w:rFonts w:asciiTheme="majorHAnsi" w:hAnsiTheme="majorHAnsi" w:cstheme="majorHAnsi"/>
        </w:rPr>
        <w:t xml:space="preserve">Analytically, the case shows that the EU’s common sustainability template is not self-executing. Practical effects depend on the institutions created after signature, the actors capable of using them and the resources available for implementation. The agreement supplies a framework, but it does not predetermine which demands will be prioritised or how adjustment costs will be allocated. </w:t>
      </w:r>
      <w:ins w:id="51" w:author="LEONARDO HERNAN TALERO SARMIENTO" w:date="2026-08-02T10:44:00Z" w16du:dateUtc="2026-08-02T15:44:00Z">
        <w:r w:rsidR="0079713C" w:rsidRPr="0079713C">
          <w:rPr>
            <w:rFonts w:asciiTheme="majorHAnsi" w:hAnsiTheme="majorHAnsi" w:cstheme="majorHAnsi"/>
          </w:rPr>
          <w:t>The resulting process is therefore one of negotiated translation rather than the straightforward transmission of European rules.</w:t>
        </w:r>
      </w:ins>
      <w:del w:id="52" w:author="LEONARDO HERNAN TALERO SARMIENTO" w:date="2026-08-02T10:44:00Z" w16du:dateUtc="2026-08-02T15:44:00Z">
        <w:r w:rsidDel="0079713C">
          <w:rPr>
            <w:rFonts w:asciiTheme="majorHAnsi" w:hAnsiTheme="majorHAnsi" w:cstheme="majorHAnsi"/>
          </w:rPr>
          <w:delText>Externalisation is consequently a process of negotiated translation rather than the straightforward transmission of European rules.</w:delText>
        </w:r>
      </w:del>
    </w:p>
    <w:p w14:paraId="7239CFF0" w14:textId="2FBDD7A6" w:rsidR="008E28CD" w:rsidRPr="004248F3" w:rsidRDefault="00EF6CF4" w:rsidP="00EF6CF4">
      <w:pPr>
        <w:rPr>
          <w:rFonts w:asciiTheme="majorHAnsi" w:hAnsiTheme="majorHAnsi" w:cstheme="majorHAnsi"/>
        </w:rPr>
      </w:pPr>
      <w:r>
        <w:rPr>
          <w:rFonts w:asciiTheme="majorHAnsi" w:hAnsiTheme="majorHAnsi" w:cstheme="majorHAnsi"/>
        </w:rPr>
        <w:lastRenderedPageBreak/>
        <w:t>The comparison with Mercosur should therefore not be reduced to a matter of cooperation versus conflict. The Andean agreement makes routine cooperation easier to observe, but its quieter trajectory can conceal political choices embedded in indicators, consultations and administrative agendas. What becomes technical does not cease to be political; it operates in a different register. The case demonstrates that the EU’s normative reach is strongest when embedded in durable procedures for reporting, evaluation and committee work. Those procedures constitute a real form of integration</w:t>
      </w:r>
      <w:del w:id="53" w:author="LEONARDO HERNAN TALERO SARMIENTO" w:date="2026-08-02T11:24:00Z" w16du:dateUtc="2026-08-02T16:24:00Z">
        <w:r w:rsidDel="00220D43">
          <w:rPr>
            <w:rFonts w:asciiTheme="majorHAnsi" w:hAnsiTheme="majorHAnsi" w:cstheme="majorHAnsi"/>
          </w:rPr>
          <w:delText>, but their</w:delText>
        </w:r>
      </w:del>
      <w:ins w:id="54" w:author="LEONARDO HERNAN TALERO SARMIENTO" w:date="2026-08-02T11:24:00Z" w16du:dateUtc="2026-08-02T16:24:00Z">
        <w:r w:rsidR="00220D43">
          <w:rPr>
            <w:rFonts w:asciiTheme="majorHAnsi" w:hAnsiTheme="majorHAnsi" w:cstheme="majorHAnsi"/>
          </w:rPr>
          <w:t>. Still, their</w:t>
        </w:r>
      </w:ins>
      <w:r>
        <w:rPr>
          <w:rFonts w:asciiTheme="majorHAnsi" w:hAnsiTheme="majorHAnsi" w:cstheme="majorHAnsi"/>
        </w:rPr>
        <w:t xml:space="preserve"> limits become visible when the underlying problem concerns not merely coordination but competing development models, unequal market power and the distribution of environmental and social costs.</w:t>
      </w:r>
    </w:p>
    <w:p w14:paraId="2EEB1869" w14:textId="77777777" w:rsidR="008E28CD" w:rsidRPr="004248F3" w:rsidRDefault="00000000">
      <w:pPr>
        <w:pStyle w:val="Ttulo1"/>
        <w:rPr>
          <w:rFonts w:cstheme="majorHAnsi"/>
        </w:rPr>
      </w:pPr>
      <w:r>
        <w:rPr>
          <w:rFonts w:cstheme="majorHAnsi"/>
        </w:rPr>
        <w:t>Case two: the EU-Mercosur agreement and the crisis of green credibility</w:t>
      </w:r>
    </w:p>
    <w:p w14:paraId="0C142F1E" w14:textId="4E6EC5A9" w:rsidR="00EF6CF4" w:rsidRPr="004248F3" w:rsidRDefault="00674E44" w:rsidP="00EF6CF4">
      <w:pPr>
        <w:rPr>
          <w:rFonts w:asciiTheme="majorHAnsi" w:hAnsiTheme="majorHAnsi" w:cstheme="majorHAnsi"/>
        </w:rPr>
      </w:pPr>
      <w:ins w:id="55" w:author="LEONARDO HERNAN TALERO SARMIENTO" w:date="2026-08-02T10:51:00Z" w16du:dateUtc="2026-08-02T15:51:00Z">
        <w:r w:rsidRPr="00674E44">
          <w:rPr>
            <w:rFonts w:asciiTheme="majorHAnsi" w:hAnsiTheme="majorHAnsi" w:cstheme="majorHAnsi"/>
          </w:rPr>
          <w:t>The Mercosur case requires a distinction among the successive legal and political stages of the process.</w:t>
        </w:r>
      </w:ins>
      <w:del w:id="56" w:author="LEONARDO HERNAN TALERO SARMIENTO" w:date="2026-08-02T10:51:00Z" w16du:dateUtc="2026-08-02T15:51:00Z">
        <w:r w:rsidR="00EF6CF4" w:rsidDel="00674E44">
          <w:rPr>
            <w:rFonts w:asciiTheme="majorHAnsi" w:hAnsiTheme="majorHAnsi" w:cstheme="majorHAnsi"/>
          </w:rPr>
          <w:delText>This case first requires a distinction between the successive legal and political stages of the EU-Mercosur process.</w:delText>
        </w:r>
      </w:del>
      <w:r w:rsidR="00EF6CF4">
        <w:rPr>
          <w:rFonts w:asciiTheme="majorHAnsi" w:hAnsiTheme="majorHAnsi" w:cstheme="majorHAnsi"/>
        </w:rPr>
        <w:t xml:space="preserve"> The Council adopted negotiating directives in 1999</w:t>
      </w:r>
      <w:del w:id="57" w:author="LEONARDO HERNAN TALERO SARMIENTO" w:date="2026-08-02T10:51:00Z" w16du:dateUtc="2026-08-02T15:51:00Z">
        <w:r w:rsidR="00EF6CF4" w:rsidDel="00674E44">
          <w:rPr>
            <w:rFonts w:asciiTheme="majorHAnsi" w:hAnsiTheme="majorHAnsi" w:cstheme="majorHAnsi"/>
          </w:rPr>
          <w:delText>, formal negotiations opened in 2000, the trade pillar was concluded in principle in 2019,</w:delText>
        </w:r>
      </w:del>
      <w:ins w:id="58" w:author="LEONARDO HERNAN TALERO SARMIENTO" w:date="2026-08-02T10:51:00Z" w16du:dateUtc="2026-08-02T15:51:00Z">
        <w:r>
          <w:rPr>
            <w:rFonts w:asciiTheme="majorHAnsi" w:hAnsiTheme="majorHAnsi" w:cstheme="majorHAnsi"/>
          </w:rPr>
          <w:t>; formal negotiations opened in 2000; the trade pillar was concluded in principle in 2019;</w:t>
        </w:r>
      </w:ins>
      <w:r w:rsidR="00EF6CF4">
        <w:rPr>
          <w:rFonts w:asciiTheme="majorHAnsi" w:hAnsiTheme="majorHAnsi" w:cstheme="majorHAnsi"/>
        </w:rPr>
        <w:t xml:space="preserve"> and the parties announced a political agreement on an improved Partnership Agreement on 6 December 2024. The interim Trade Agreement and the broader Partnership Agreement were signed on 17 January 2026, with the interim instrument entering provisional application on 1 May 2026 (Albertoni and Schlegelmilch 2026; European Commission 2026a). These dates mark a sequence in which commercial bargaining, political closure, legal finalisation and implementation occurred separately.</w:t>
      </w:r>
    </w:p>
    <w:p w14:paraId="7D60437F" w14:textId="7D4CAD6E" w:rsidR="00EF6CF4" w:rsidRPr="004248F3" w:rsidRDefault="00EF6CF4" w:rsidP="00EF6CF4">
      <w:pPr>
        <w:rPr>
          <w:rFonts w:asciiTheme="majorHAnsi" w:hAnsiTheme="majorHAnsi" w:cstheme="majorHAnsi"/>
        </w:rPr>
      </w:pPr>
      <w:r>
        <w:rPr>
          <w:rFonts w:asciiTheme="majorHAnsi" w:hAnsiTheme="majorHAnsi" w:cstheme="majorHAnsi"/>
        </w:rPr>
        <w:t xml:space="preserve">The length of the negotiation reflects more than technical complexity. </w:t>
      </w:r>
      <w:del w:id="59" w:author="LEONARDO HERNAN TALERO SARMIENTO" w:date="2026-08-02T11:24:00Z" w16du:dateUtc="2026-08-02T16:24:00Z">
        <w:r w:rsidDel="00220D43">
          <w:rPr>
            <w:rFonts w:asciiTheme="majorHAnsi" w:hAnsiTheme="majorHAnsi" w:cstheme="majorHAnsi"/>
          </w:rPr>
          <w:delText>Talks were shaped by disputes over agriculture, services, public procurement, industrial access and regulatory autonomy</w:delText>
        </w:r>
      </w:del>
      <w:ins w:id="60" w:author="LEONARDO HERNAN TALERO SARMIENTO" w:date="2026-08-02T11:24:00Z" w16du:dateUtc="2026-08-02T16:24:00Z">
        <w:r w:rsidR="00220D43">
          <w:rPr>
            <w:rFonts w:asciiTheme="majorHAnsi" w:hAnsiTheme="majorHAnsi" w:cstheme="majorHAnsi"/>
          </w:rPr>
          <w:t>Disputes over agriculture, services, public procurement, industrial access and regulatory autonomy shaped talks</w:t>
        </w:r>
      </w:ins>
      <w:r>
        <w:rPr>
          <w:rFonts w:asciiTheme="majorHAnsi" w:hAnsiTheme="majorHAnsi" w:cstheme="majorHAnsi"/>
        </w:rPr>
        <w:t>. Negotiations were suspended during the 2000s and resumed in 2010, while both regions underwent political and economic change. By 2019, the agreement had acquired a meaning different from that envisaged in the original mandate. It had become a test of whether the EU could preserve its strategic influence in Latin America, diversify its supply chains, and continue to present itself as a defender of open, rules-based trade.</w:t>
      </w:r>
    </w:p>
    <w:p w14:paraId="710A68C7" w14:textId="2DBBCC7F" w:rsidR="00EF6CF4" w:rsidRPr="004248F3" w:rsidRDefault="00EF6CF4" w:rsidP="00EF6CF4">
      <w:pPr>
        <w:rPr>
          <w:rFonts w:asciiTheme="majorHAnsi" w:hAnsiTheme="majorHAnsi" w:cstheme="majorHAnsi"/>
        </w:rPr>
      </w:pPr>
      <w:r>
        <w:rPr>
          <w:rFonts w:asciiTheme="majorHAnsi" w:hAnsiTheme="majorHAnsi" w:cstheme="majorHAnsi"/>
        </w:rPr>
        <w:t xml:space="preserve">Mercosur governments sought improved access to the European market while defending domestic agricultural and industrial policies. The agreement therefore concerned not only tariffs but also the distribution of regulatory authority. The EU sought to attach environmental and labour expectations to market access, whereas Mercosur governments resisted the implication that European categories should determine their development trajectories. </w:t>
      </w:r>
      <w:ins w:id="61" w:author="LEONARDO HERNAN TALERO SARMIENTO" w:date="2026-08-02T10:44:00Z" w16du:dateUtc="2026-08-02T15:44:00Z">
        <w:r w:rsidR="0079713C" w:rsidRPr="0079713C">
          <w:rPr>
            <w:rFonts w:asciiTheme="majorHAnsi" w:hAnsiTheme="majorHAnsi" w:cstheme="majorHAnsi"/>
          </w:rPr>
          <w:t xml:space="preserve">This tension </w:t>
        </w:r>
      </w:ins>
      <w:proofErr w:type="gramStart"/>
      <w:ins w:id="62" w:author="LEONARDO HERNAN TALERO SARMIENTO" w:date="2026-08-02T11:24:00Z" w16du:dateUtc="2026-08-02T16:24:00Z">
        <w:r w:rsidR="00220D43">
          <w:rPr>
            <w:rFonts w:asciiTheme="majorHAnsi" w:hAnsiTheme="majorHAnsi" w:cstheme="majorHAnsi"/>
          </w:rPr>
          <w:t>agreed</w:t>
        </w:r>
      </w:ins>
      <w:proofErr w:type="gramEnd"/>
      <w:ins w:id="63" w:author="LEONARDO HERNAN TALERO SARMIENTO" w:date="2026-08-02T10:44:00Z" w16du:dateUtc="2026-08-02T15:44:00Z">
        <w:r w:rsidR="0079713C" w:rsidRPr="0079713C">
          <w:rPr>
            <w:rFonts w:asciiTheme="majorHAnsi" w:hAnsiTheme="majorHAnsi" w:cstheme="majorHAnsi"/>
          </w:rPr>
          <w:t xml:space="preserve"> a demanding test of the EU’s external regulatory reach: the Union could extend standards through trade, but it could not remove the sovereignty claims and distributive conflicts accompanying them</w:t>
        </w:r>
      </w:ins>
      <w:del w:id="64" w:author="LEONARDO HERNAN TALERO SARMIENTO" w:date="2026-08-02T10:44:00Z" w16du:dateUtc="2026-08-02T15:44:00Z">
        <w:r w:rsidDel="0079713C">
          <w:rPr>
            <w:rFonts w:asciiTheme="majorHAnsi" w:hAnsiTheme="majorHAnsi" w:cstheme="majorHAnsi"/>
          </w:rPr>
          <w:delText>This tension made the agreement a demanding case of integration by externalisation: the Union could extend standards through trade, but it could not remove the sovereignty claims and distributive conflicts accompanying them</w:delText>
        </w:r>
      </w:del>
      <w:r>
        <w:rPr>
          <w:rFonts w:asciiTheme="majorHAnsi" w:hAnsiTheme="majorHAnsi" w:cstheme="majorHAnsi"/>
        </w:rPr>
        <w:t>.</w:t>
      </w:r>
    </w:p>
    <w:p w14:paraId="37628E0F" w14:textId="77777777" w:rsidR="00EF6CF4" w:rsidRPr="004248F3" w:rsidRDefault="00EF6CF4" w:rsidP="00EF6CF4">
      <w:pPr>
        <w:rPr>
          <w:rFonts w:asciiTheme="majorHAnsi" w:hAnsiTheme="majorHAnsi" w:cstheme="majorHAnsi"/>
        </w:rPr>
      </w:pPr>
      <w:r>
        <w:rPr>
          <w:rFonts w:asciiTheme="majorHAnsi" w:hAnsiTheme="majorHAnsi" w:cstheme="majorHAnsi"/>
        </w:rPr>
        <w:t>The December 2024 conclusion must be interpreted within this altered geopolitical context. Albertoni and Schlegelmilch (2026) argue that the agreement became possible when the costs of failure changed. Strategic competition, pressure on supply chains and the EU’s need to demonstrate continued capacity for external agreement raised the value of closure. Agricultural and environmental disputes did not disappear; governments became more willing to contain them within a compromise. The 2024 outcome was therefore a moment of strategic closure rather than a settlement of the underlying political economy.</w:t>
      </w:r>
    </w:p>
    <w:p w14:paraId="5AF0A15A" w14:textId="77777777" w:rsidR="00EF6CF4" w:rsidRPr="004248F3" w:rsidRDefault="00EF6CF4" w:rsidP="00EF6CF4">
      <w:pPr>
        <w:rPr>
          <w:rFonts w:asciiTheme="majorHAnsi" w:hAnsiTheme="majorHAnsi" w:cstheme="majorHAnsi"/>
        </w:rPr>
      </w:pPr>
      <w:r>
        <w:rPr>
          <w:rFonts w:asciiTheme="majorHAnsi" w:hAnsiTheme="majorHAnsi" w:cstheme="majorHAnsi"/>
        </w:rPr>
        <w:t>Implementation remains too recent to support an ex post assessment of environmental effects. The legal sequence can be documented, but claims about ecological transformation would be premature. The analysis must therefore examine the obligations, procedures and expectations created by the revised architecture while separating observed institutional developments from projected outcomes.</w:t>
      </w:r>
    </w:p>
    <w:p w14:paraId="5C6AD39C" w14:textId="77777777" w:rsidR="00164CBC" w:rsidRPr="004248F3" w:rsidRDefault="00000000">
      <w:pPr>
        <w:keepNext/>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REF _RefFigure1 \h  \* MERGEFORMAT </w:instrText>
      </w:r>
      <w:r>
        <w:rPr>
          <w:rFonts w:asciiTheme="majorHAnsi" w:hAnsiTheme="majorHAnsi" w:cstheme="majorHAnsi"/>
        </w:rPr>
      </w:r>
      <w:r>
        <w:rPr>
          <w:rFonts w:asciiTheme="majorHAnsi" w:hAnsiTheme="majorHAnsi" w:cstheme="majorHAnsi"/>
        </w:rPr>
        <w:fldChar w:fldCharType="separate"/>
      </w:r>
      <w:r>
        <w:rPr>
          <w:rFonts w:asciiTheme="majorHAnsi" w:hAnsiTheme="majorHAnsi" w:cstheme="majorHAnsi"/>
        </w:rPr>
        <w:t xml:space="preserve">Figure </w:t>
      </w:r>
      <w:r>
        <w:rPr>
          <w:rFonts w:asciiTheme="majorHAnsi" w:hAnsiTheme="majorHAnsi" w:cstheme="majorHAnsi"/>
          <w:noProof/>
        </w:rPr>
        <w:t>1</w:t>
      </w:r>
      <w:r>
        <w:rPr>
          <w:rFonts w:asciiTheme="majorHAnsi" w:hAnsiTheme="majorHAnsi" w:cstheme="majorHAnsi"/>
        </w:rPr>
        <w:fldChar w:fldCharType="end"/>
      </w:r>
      <w:r>
        <w:rPr>
          <w:rFonts w:asciiTheme="majorHAnsi" w:hAnsiTheme="majorHAnsi" w:cstheme="majorHAnsi"/>
        </w:rPr>
        <w:t xml:space="preserve"> places the legal sequence alongside the Green Deal and the EUDR. It is a chronological guide to the overlapping instruments, not evidence of their environmental effects.</w:t>
      </w:r>
    </w:p>
    <w:p w14:paraId="0944E051" w14:textId="77777777" w:rsidR="00164CBC" w:rsidRPr="00635DD2" w:rsidRDefault="00000000" w:rsidP="004248F3">
      <w:pPr>
        <w:pStyle w:val="Descripcin"/>
        <w:keepNext/>
        <w:rPr>
          <w:rFonts w:asciiTheme="majorHAnsi" w:hAnsiTheme="majorHAnsi" w:cstheme="majorHAnsi"/>
          <w:b w:val="0"/>
          <w:bCs w:val="0"/>
          <w:color w:val="auto"/>
          <w:rPrChange w:id="65" w:author="LEONARDO HERNAN TALERO SARMIENTO" w:date="2026-08-02T10:59:00Z" w16du:dateUtc="2026-08-02T15:59:00Z">
            <w:rPr>
              <w:rFonts w:asciiTheme="majorHAnsi" w:hAnsiTheme="majorHAnsi" w:cstheme="majorHAnsi"/>
              <w:b w:val="0"/>
              <w:bCs w:val="0"/>
            </w:rPr>
          </w:rPrChange>
        </w:rPr>
      </w:pPr>
      <w:bookmarkStart w:id="66" w:name="_RefFigure1"/>
      <w:r w:rsidRPr="00635DD2">
        <w:rPr>
          <w:rFonts w:asciiTheme="majorHAnsi" w:hAnsiTheme="majorHAnsi" w:cstheme="majorHAnsi"/>
          <w:b w:val="0"/>
          <w:bCs w:val="0"/>
          <w:color w:val="auto"/>
          <w:rPrChange w:id="67" w:author="LEONARDO HERNAN TALERO SARMIENTO" w:date="2026-08-02T10:59:00Z" w16du:dateUtc="2026-08-02T15:59:00Z">
            <w:rPr>
              <w:rFonts w:asciiTheme="majorHAnsi" w:hAnsiTheme="majorHAnsi" w:cstheme="majorHAnsi"/>
              <w:b w:val="0"/>
              <w:bCs w:val="0"/>
            </w:rPr>
          </w:rPrChange>
        </w:rPr>
        <w:t xml:space="preserve">Figure </w:t>
      </w:r>
      <w:r w:rsidRPr="00635DD2">
        <w:rPr>
          <w:rFonts w:asciiTheme="majorHAnsi" w:hAnsiTheme="majorHAnsi" w:cstheme="majorHAnsi"/>
          <w:b w:val="0"/>
          <w:bCs w:val="0"/>
          <w:color w:val="auto"/>
          <w:rPrChange w:id="68" w:author="LEONARDO HERNAN TALERO SARMIENTO" w:date="2026-08-02T10:59:00Z" w16du:dateUtc="2026-08-02T15:59:00Z">
            <w:rPr>
              <w:rFonts w:asciiTheme="majorHAnsi" w:hAnsiTheme="majorHAnsi" w:cstheme="majorHAnsi"/>
              <w:b w:val="0"/>
              <w:bCs w:val="0"/>
            </w:rPr>
          </w:rPrChange>
        </w:rPr>
        <w:fldChar w:fldCharType="begin"/>
      </w:r>
      <w:r w:rsidRPr="00635DD2">
        <w:rPr>
          <w:rFonts w:asciiTheme="majorHAnsi" w:hAnsiTheme="majorHAnsi" w:cstheme="majorHAnsi"/>
          <w:b w:val="0"/>
          <w:bCs w:val="0"/>
          <w:color w:val="auto"/>
          <w:rPrChange w:id="69" w:author="LEONARDO HERNAN TALERO SARMIENTO" w:date="2026-08-02T10:59:00Z" w16du:dateUtc="2026-08-02T15:59:00Z">
            <w:rPr>
              <w:rFonts w:asciiTheme="majorHAnsi" w:hAnsiTheme="majorHAnsi" w:cstheme="majorHAnsi"/>
              <w:b w:val="0"/>
              <w:bCs w:val="0"/>
            </w:rPr>
          </w:rPrChange>
        </w:rPr>
        <w:instrText xml:space="preserve"> SEQ Figure \* ARABIC </w:instrText>
      </w:r>
      <w:r w:rsidRPr="00635DD2">
        <w:rPr>
          <w:rFonts w:asciiTheme="majorHAnsi" w:hAnsiTheme="majorHAnsi" w:cstheme="majorHAnsi"/>
          <w:b w:val="0"/>
          <w:bCs w:val="0"/>
          <w:color w:val="auto"/>
          <w:rPrChange w:id="70" w:author="LEONARDO HERNAN TALERO SARMIENTO" w:date="2026-08-02T10:59:00Z" w16du:dateUtc="2026-08-02T15:59:00Z">
            <w:rPr>
              <w:rFonts w:asciiTheme="majorHAnsi" w:hAnsiTheme="majorHAnsi" w:cstheme="majorHAnsi"/>
              <w:b w:val="0"/>
              <w:bCs w:val="0"/>
            </w:rPr>
          </w:rPrChange>
        </w:rPr>
        <w:fldChar w:fldCharType="separate"/>
      </w:r>
      <w:r w:rsidRPr="00635DD2">
        <w:rPr>
          <w:rFonts w:asciiTheme="majorHAnsi" w:hAnsiTheme="majorHAnsi" w:cstheme="majorHAnsi"/>
          <w:b w:val="0"/>
          <w:bCs w:val="0"/>
          <w:color w:val="auto"/>
          <w:rPrChange w:id="71" w:author="LEONARDO HERNAN TALERO SARMIENTO" w:date="2026-08-02T10:59:00Z" w16du:dateUtc="2026-08-02T15:59:00Z">
            <w:rPr>
              <w:rFonts w:asciiTheme="majorHAnsi" w:hAnsiTheme="majorHAnsi" w:cstheme="majorHAnsi"/>
              <w:b w:val="0"/>
              <w:bCs w:val="0"/>
            </w:rPr>
          </w:rPrChange>
        </w:rPr>
        <w:t>1</w:t>
      </w:r>
      <w:r w:rsidRPr="00635DD2">
        <w:rPr>
          <w:rFonts w:asciiTheme="majorHAnsi" w:hAnsiTheme="majorHAnsi" w:cstheme="majorHAnsi"/>
          <w:b w:val="0"/>
          <w:bCs w:val="0"/>
          <w:color w:val="auto"/>
          <w:rPrChange w:id="72" w:author="LEONARDO HERNAN TALERO SARMIENTO" w:date="2026-08-02T10:59:00Z" w16du:dateUtc="2026-08-02T15:59:00Z">
            <w:rPr>
              <w:rFonts w:asciiTheme="majorHAnsi" w:hAnsiTheme="majorHAnsi" w:cstheme="majorHAnsi"/>
              <w:b w:val="0"/>
              <w:bCs w:val="0"/>
            </w:rPr>
          </w:rPrChange>
        </w:rPr>
        <w:fldChar w:fldCharType="end"/>
      </w:r>
      <w:bookmarkEnd w:id="66"/>
      <w:r w:rsidRPr="00635DD2">
        <w:rPr>
          <w:rFonts w:asciiTheme="majorHAnsi" w:hAnsiTheme="majorHAnsi" w:cstheme="majorHAnsi"/>
          <w:b w:val="0"/>
          <w:bCs w:val="0"/>
          <w:color w:val="auto"/>
          <w:rPrChange w:id="73" w:author="LEONARDO HERNAN TALERO SARMIENTO" w:date="2026-08-02T10:59:00Z" w16du:dateUtc="2026-08-02T15:59:00Z">
            <w:rPr>
              <w:rFonts w:asciiTheme="majorHAnsi" w:hAnsiTheme="majorHAnsi" w:cstheme="majorHAnsi"/>
              <w:b w:val="0"/>
              <w:bCs w:val="0"/>
            </w:rPr>
          </w:rPrChange>
        </w:rPr>
        <w:t>. EU-Mercosur: negotiation, green commitments and implementation, 1999-2026</w:t>
      </w:r>
    </w:p>
    <w:p w14:paraId="325E3255" w14:textId="77777777" w:rsidR="00164CBC" w:rsidRPr="004248F3" w:rsidRDefault="00000000">
      <w:pPr>
        <w:keepNext/>
        <w:keepLines/>
        <w:jc w:val="center"/>
        <w:rPr>
          <w:rFonts w:asciiTheme="majorHAnsi" w:hAnsiTheme="majorHAnsi" w:cstheme="majorHAnsi"/>
        </w:rPr>
      </w:pPr>
      <w:r>
        <w:rPr>
          <w:rFonts w:asciiTheme="majorHAnsi" w:hAnsiTheme="majorHAnsi" w:cstheme="majorHAnsi"/>
          <w:noProof/>
        </w:rPr>
        <w:drawing>
          <wp:inline distT="0" distB="0" distL="0" distR="0" wp14:anchorId="4513C466" wp14:editId="6BF100AD">
            <wp:extent cx="5897880" cy="2298323"/>
            <wp:effectExtent l="0" t="0" r="7620" b="6985"/>
            <wp:docPr id="1" name="Picture 1" descr="Timeline of EU-Mercosur negotiations, Green Deal commitments, and EUDR implementation, 1999-2026" title="EU-Mercosur timeline, 199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897880" cy="2298323"/>
                    </a:xfrm>
                    <a:prstGeom prst="rect">
                      <a:avLst/>
                    </a:prstGeom>
                  </pic:spPr>
                </pic:pic>
              </a:graphicData>
            </a:graphic>
          </wp:inline>
        </w:drawing>
      </w:r>
    </w:p>
    <w:p w14:paraId="62BDB57A" w14:textId="77777777" w:rsidR="00164CBC" w:rsidRPr="004248F3" w:rsidRDefault="00000000">
      <w:pPr>
        <w:pStyle w:val="Descripcin"/>
        <w:rPr>
          <w:rFonts w:asciiTheme="majorHAnsi" w:hAnsiTheme="majorHAnsi" w:cstheme="majorHAnsi"/>
          <w:b w:val="0"/>
          <w:bCs w:val="0"/>
          <w:i w:val="0"/>
          <w:iCs/>
          <w:color w:val="auto"/>
        </w:rPr>
      </w:pPr>
      <w:r>
        <w:rPr>
          <w:rFonts w:asciiTheme="majorHAnsi" w:hAnsiTheme="majorHAnsi" w:cstheme="majorHAnsi"/>
          <w:b w:val="0"/>
          <w:bCs w:val="0"/>
          <w:i w:val="0"/>
          <w:iCs/>
          <w:color w:val="auto"/>
        </w:rPr>
        <w:t>Source: Authors' compilation from the European Parliament's negotiation history, European Commission agreement texts and chronology, Regulation (EU) 2023/1115, Albertoni and Schlegelmilch (2026), and Cesar de Oliveira et al. (2024).</w:t>
      </w:r>
    </w:p>
    <w:p w14:paraId="22E7F7EB" w14:textId="1ED6182D" w:rsidR="00EF6CF4" w:rsidRPr="004248F3" w:rsidRDefault="00EF6CF4" w:rsidP="005C5D8F">
      <w:pPr>
        <w:pStyle w:val="Ttulo2"/>
      </w:pPr>
      <w:r>
        <w:t>The revised sustainability architecture strengthened commitments but left enforcement incomplete</w:t>
      </w:r>
      <w:ins w:id="74" w:author="LEONARDO HERNAN TALERO SARMIENTO" w:date="2026-08-02T11:25:00Z" w16du:dateUtc="2026-08-02T16:25:00Z">
        <w:r w:rsidR="00220D43">
          <w:t>.</w:t>
        </w:r>
      </w:ins>
    </w:p>
    <w:p w14:paraId="381EA9BE" w14:textId="49F3024E" w:rsidR="00EF6CF4" w:rsidRPr="004248F3" w:rsidRDefault="00674E44" w:rsidP="00EF6CF4">
      <w:pPr>
        <w:rPr>
          <w:rFonts w:asciiTheme="majorHAnsi" w:hAnsiTheme="majorHAnsi" w:cstheme="majorHAnsi"/>
        </w:rPr>
      </w:pPr>
      <w:ins w:id="75" w:author="LEONARDO HERNAN TALERO SARMIENTO" w:date="2026-08-02T10:51:00Z" w16du:dateUtc="2026-08-02T15:51:00Z">
        <w:r w:rsidRPr="00674E44">
          <w:rPr>
            <w:rFonts w:asciiTheme="majorHAnsi" w:hAnsiTheme="majorHAnsi" w:cstheme="majorHAnsi"/>
          </w:rPr>
          <w:t>The revised sustainability chapter functions both as a substantive reform and as a response to a legitimacy problem</w:t>
        </w:r>
      </w:ins>
      <w:del w:id="76" w:author="LEONARDO HERNAN TALERO SARMIENTO" w:date="2026-08-02T10:51:00Z" w16du:dateUtc="2026-08-02T15:51:00Z">
        <w:r w:rsidR="00EF6CF4" w:rsidDel="00674E44">
          <w:rPr>
            <w:rFonts w:asciiTheme="majorHAnsi" w:hAnsiTheme="majorHAnsi" w:cstheme="majorHAnsi"/>
          </w:rPr>
          <w:delText>The sustainability chapter should next be read as both a substantive revision and a response to a legitimacy problem</w:delText>
        </w:r>
      </w:del>
      <w:r w:rsidR="00EF6CF4">
        <w:rPr>
          <w:rFonts w:asciiTheme="majorHAnsi" w:hAnsiTheme="majorHAnsi" w:cstheme="majorHAnsi"/>
        </w:rPr>
        <w:t>. The Commission presents the 2024 outcome as containing stronger commitments on sustainable development, implementation of the Paris Agreement and action against deforestation. The revised framework treats the Paris Agreement as an essential element and commits the parties to addressing deforestation. It also allows formal government consultations to be followed by an independent panel of experts whose report is made public (European Commission 2026c).</w:t>
      </w:r>
    </w:p>
    <w:p w14:paraId="0B62C0C8" w14:textId="496FCC24" w:rsidR="00EF6CF4" w:rsidRPr="004248F3" w:rsidRDefault="00EF6CF4" w:rsidP="00EF6CF4">
      <w:pPr>
        <w:rPr>
          <w:rFonts w:asciiTheme="majorHAnsi" w:hAnsiTheme="majorHAnsi" w:cstheme="majorHAnsi"/>
        </w:rPr>
      </w:pPr>
      <w:r>
        <w:rPr>
          <w:rFonts w:asciiTheme="majorHAnsi" w:hAnsiTheme="majorHAnsi" w:cstheme="majorHAnsi"/>
        </w:rPr>
        <w:t xml:space="preserve">These provisions are more than symbolic additions. Essential-element status raises the significance of climate commitments beyond a general aspirational reference. The deforestation language responds directly to the agreement’s most visible criticism, while the expert-panel procedure creates a route for investigation, publicity and institutional follow-up. The 2024 text is therefore not simply a repackaging of the 2019 outcome. It reflects pressure generated by climate politics, </w:t>
      </w:r>
      <w:del w:id="77" w:author="LEONARDO HERNAN TALERO SARMIENTO" w:date="2026-08-02T10:51:00Z" w16du:dateUtc="2026-08-02T15:51:00Z">
        <w:r w:rsidDel="00674E44">
          <w:rPr>
            <w:rFonts w:asciiTheme="majorHAnsi" w:hAnsiTheme="majorHAnsi" w:cstheme="majorHAnsi"/>
          </w:rPr>
          <w:delText>civil-society scrutiny</w:delText>
        </w:r>
      </w:del>
      <w:ins w:id="78" w:author="LEONARDO HERNAN TALERO SARMIENTO" w:date="2026-08-02T10:51:00Z" w16du:dateUtc="2026-08-02T15:51:00Z">
        <w:r w:rsidR="00674E44">
          <w:rPr>
            <w:rFonts w:asciiTheme="majorHAnsi" w:hAnsiTheme="majorHAnsi" w:cstheme="majorHAnsi"/>
          </w:rPr>
          <w:t>civil society scrutiny,</w:t>
        </w:r>
      </w:ins>
      <w:r>
        <w:rPr>
          <w:rFonts w:asciiTheme="majorHAnsi" w:hAnsiTheme="majorHAnsi" w:cstheme="majorHAnsi"/>
        </w:rPr>
        <w:t xml:space="preserve"> and internal European contestation.</w:t>
      </w:r>
    </w:p>
    <w:p w14:paraId="668A7B91" w14:textId="091FEE7B" w:rsidR="00EF6CF4" w:rsidRPr="004248F3" w:rsidRDefault="00EF6CF4" w:rsidP="00EF6CF4">
      <w:pPr>
        <w:rPr>
          <w:rFonts w:asciiTheme="majorHAnsi" w:hAnsiTheme="majorHAnsi" w:cstheme="majorHAnsi"/>
        </w:rPr>
      </w:pPr>
      <w:r>
        <w:rPr>
          <w:rFonts w:asciiTheme="majorHAnsi" w:hAnsiTheme="majorHAnsi" w:cstheme="majorHAnsi"/>
        </w:rPr>
        <w:t xml:space="preserve">Stronger drafting, however, does not create a complete enforcement chain. An expert panel can evaluate conduct, interpret obligations and issue recommendations, but it does not automatically impose trade sanctions or alter production systems. Essential-element status can increase political leverage, yet it does not determine how responsibility will be measured or </w:t>
      </w:r>
      <w:del w:id="79" w:author="LEONARDO HERNAN TALERO SARMIENTO" w:date="2026-08-02T10:52:00Z" w16du:dateUtc="2026-08-02T15:52:00Z">
        <w:r w:rsidDel="00674E44">
          <w:rPr>
            <w:rFonts w:asciiTheme="majorHAnsi" w:hAnsiTheme="majorHAnsi" w:cstheme="majorHAnsi"/>
          </w:rPr>
          <w:delText xml:space="preserve">compliance </w:delText>
        </w:r>
      </w:del>
      <w:ins w:id="80" w:author="LEONARDO HERNAN TALERO SARMIENTO" w:date="2026-08-02T10:52:00Z" w16du:dateUtc="2026-08-02T15:52:00Z">
        <w:r w:rsidR="00674E44">
          <w:rPr>
            <w:rFonts w:asciiTheme="majorHAnsi" w:hAnsiTheme="majorHAnsi" w:cstheme="majorHAnsi"/>
          </w:rPr>
          <w:t xml:space="preserve">how compliance will be </w:t>
        </w:r>
      </w:ins>
      <w:r>
        <w:rPr>
          <w:rFonts w:asciiTheme="majorHAnsi" w:hAnsiTheme="majorHAnsi" w:cstheme="majorHAnsi"/>
        </w:rPr>
        <w:t>financed. A commitment to combat deforestation likewise does not specify who must collect geolocation data, verify origin, maintain traceability systems or absorb the resulting costs.</w:t>
      </w:r>
    </w:p>
    <w:p w14:paraId="69B34B61" w14:textId="77777777" w:rsidR="00EF6CF4" w:rsidRPr="004248F3" w:rsidRDefault="00EF6CF4" w:rsidP="00EF6CF4">
      <w:pPr>
        <w:rPr>
          <w:rFonts w:asciiTheme="majorHAnsi" w:hAnsiTheme="majorHAnsi" w:cstheme="majorHAnsi"/>
        </w:rPr>
      </w:pPr>
      <w:r>
        <w:rPr>
          <w:rFonts w:asciiTheme="majorHAnsi" w:hAnsiTheme="majorHAnsi" w:cstheme="majorHAnsi"/>
        </w:rPr>
        <w:t xml:space="preserve">The architecture must therefore be read in two registers. It gives the agreement a stronger normative profile and clearer language of climate responsibility, but the path from obligation to behavioural change remains mediated by evidence, administrative capacity, domestic institutions and political willingness. </w:t>
      </w:r>
      <w:r>
        <w:rPr>
          <w:rFonts w:asciiTheme="majorHAnsi" w:hAnsiTheme="majorHAnsi" w:cstheme="majorHAnsi"/>
        </w:rPr>
        <w:lastRenderedPageBreak/>
        <w:t>This gap does not make the provisions meaningless. It shows that legal inclusion and practical effect are different analytical questions.</w:t>
      </w:r>
    </w:p>
    <w:p w14:paraId="1E5FC30C" w14:textId="0D4DCE8C" w:rsidR="00EF6CF4" w:rsidRPr="004248F3" w:rsidRDefault="00EF6CF4" w:rsidP="00EF6CF4">
      <w:pPr>
        <w:rPr>
          <w:rFonts w:asciiTheme="majorHAnsi" w:hAnsiTheme="majorHAnsi" w:cstheme="majorHAnsi"/>
        </w:rPr>
      </w:pPr>
      <w:r>
        <w:rPr>
          <w:rFonts w:asciiTheme="majorHAnsi" w:hAnsiTheme="majorHAnsi" w:cstheme="majorHAnsi"/>
        </w:rPr>
        <w:t xml:space="preserve">The 2020 Sustainability Impact Assessment illustrates the same distinction. It examined possible economic, social, environmental, and human rights effects through hypothetical scenarios, and the Commission noted that neither scenario corresponded exactly to the negotiated outcome (European Commission 2020). Its findings were projections rather than observed results. The modelling anticipated gains in selected sectors and concluded, under its assumptions, that the agreement would </w:t>
      </w:r>
      <w:del w:id="81" w:author="LEONARDO HERNAN TALERO SARMIENTO" w:date="2026-08-02T11:25:00Z" w16du:dateUtc="2026-08-02T16:25:00Z">
        <w:r w:rsidDel="00220D43">
          <w:rPr>
            <w:rFonts w:asciiTheme="majorHAnsi" w:hAnsiTheme="majorHAnsi" w:cstheme="majorHAnsi"/>
          </w:rPr>
          <w:delText>have no effect on</w:delText>
        </w:r>
      </w:del>
      <w:ins w:id="82" w:author="LEONARDO HERNAN TALERO SARMIENTO" w:date="2026-08-02T11:25:00Z" w16du:dateUtc="2026-08-02T16:25:00Z">
        <w:r w:rsidR="00220D43">
          <w:rPr>
            <w:rFonts w:asciiTheme="majorHAnsi" w:hAnsiTheme="majorHAnsi" w:cstheme="majorHAnsi"/>
          </w:rPr>
          <w:t>not affect</w:t>
        </w:r>
      </w:ins>
      <w:r>
        <w:rPr>
          <w:rFonts w:asciiTheme="majorHAnsi" w:hAnsiTheme="majorHAnsi" w:cstheme="majorHAnsi"/>
        </w:rPr>
        <w:t xml:space="preserve"> global greenhouse-gas emissions.</w:t>
      </w:r>
    </w:p>
    <w:p w14:paraId="5ACA7208" w14:textId="77777777" w:rsidR="00EF6CF4" w:rsidRPr="004248F3" w:rsidRDefault="00EF6CF4" w:rsidP="00EF6CF4">
      <w:pPr>
        <w:rPr>
          <w:rFonts w:asciiTheme="majorHAnsi" w:hAnsiTheme="majorHAnsi" w:cstheme="majorHAnsi"/>
        </w:rPr>
      </w:pPr>
      <w:r>
        <w:rPr>
          <w:rFonts w:asciiTheme="majorHAnsi" w:hAnsiTheme="majorHAnsi" w:cstheme="majorHAnsi"/>
        </w:rPr>
        <w:t>That conclusion requires caution. The model offered decision-makers a structured account of tariff effects, sectoral change and emissions intensity, but it could not fully incorporate uneven enforcement, contested land governance or political resistance. The assessment itself acknowledged that deforestation outcomes depend on the adoption and enforcement of appropriate environmental policies. The green character of the agreement consequently rests on a policy framework that extends well beyond the treaty.</w:t>
      </w:r>
    </w:p>
    <w:p w14:paraId="23859279" w14:textId="77777777" w:rsidR="00EF6CF4" w:rsidRPr="004248F3" w:rsidRDefault="00EF6CF4" w:rsidP="00EF6CF4">
      <w:pPr>
        <w:rPr>
          <w:rFonts w:asciiTheme="majorHAnsi" w:hAnsiTheme="majorHAnsi" w:cstheme="majorHAnsi"/>
        </w:rPr>
      </w:pPr>
      <w:r>
        <w:rPr>
          <w:rFonts w:asciiTheme="majorHAnsi" w:hAnsiTheme="majorHAnsi" w:cstheme="majorHAnsi"/>
        </w:rPr>
        <w:t>Harrison and Paulini (2024) identify a deeper structural problem. They argue that the EU model tends to place environmental and development questions in impact assessments and Trade and Sustainable Development chapters while leaving the commercial core relatively insulated. Risks may be catalogued, and dialogue institutionalised without altering tariff schedules or the distribution of market-opening commitments. Their emphasis on planetary boundaries and socio-economic equality establishes a more demanding benchmark: sustainability should shape trade liberalisation rather than merely accompany it.</w:t>
      </w:r>
    </w:p>
    <w:p w14:paraId="5650DF35" w14:textId="7A8343C6" w:rsidR="00EF6CF4" w:rsidRPr="004248F3" w:rsidRDefault="00EF6CF4" w:rsidP="005C5D8F">
      <w:pPr>
        <w:pStyle w:val="Ttulo2"/>
      </w:pPr>
      <w:r>
        <w:t xml:space="preserve">Deforestation and land-use politics expose the material limits of </w:t>
      </w:r>
      <w:proofErr w:type="spellStart"/>
      <w:r>
        <w:t>externalisation</w:t>
      </w:r>
      <w:proofErr w:type="spellEnd"/>
      <w:ins w:id="83" w:author="LEONARDO HERNAN TALERO SARMIENTO" w:date="2026-08-02T11:25:00Z" w16du:dateUtc="2026-08-02T16:25:00Z">
        <w:r w:rsidR="00220D43">
          <w:t>.</w:t>
        </w:r>
      </w:ins>
    </w:p>
    <w:p w14:paraId="778FD762" w14:textId="77777777" w:rsidR="00EF6CF4" w:rsidRPr="004248F3" w:rsidRDefault="00EF6CF4" w:rsidP="00EF6CF4">
      <w:pPr>
        <w:rPr>
          <w:rFonts w:asciiTheme="majorHAnsi" w:hAnsiTheme="majorHAnsi" w:cstheme="majorHAnsi"/>
        </w:rPr>
      </w:pPr>
      <w:r>
        <w:rPr>
          <w:rFonts w:asciiTheme="majorHAnsi" w:hAnsiTheme="majorHAnsi" w:cstheme="majorHAnsi"/>
        </w:rPr>
        <w:t>The agreement’s most difficult environmental issue is not the wording of the sustainability chapter but the relationship between trade, agricultural expansion and land-use change. The EU imports agricultural commodities from Mercosur, while Mercosur governments seek to protect or expand sectors central to employment, exports and domestic coalitions. Land-use change is therefore not an external problem that can be corrected by adding an environmental clause. It is connected to the material structure of the trade relationship.</w:t>
      </w:r>
    </w:p>
    <w:p w14:paraId="6446B05A" w14:textId="77777777" w:rsidR="00EF6CF4" w:rsidRPr="004248F3" w:rsidRDefault="00EF6CF4" w:rsidP="00EF6CF4">
      <w:pPr>
        <w:rPr>
          <w:rFonts w:asciiTheme="majorHAnsi" w:hAnsiTheme="majorHAnsi" w:cstheme="majorHAnsi"/>
        </w:rPr>
      </w:pPr>
      <w:r>
        <w:rPr>
          <w:rFonts w:asciiTheme="majorHAnsi" w:hAnsiTheme="majorHAnsi" w:cstheme="majorHAnsi"/>
          <w:lang w:val="es-ES"/>
        </w:rPr>
        <w:t xml:space="preserve">Cesar de Oliveira et al. </w:t>
      </w:r>
      <w:r>
        <w:rPr>
          <w:rFonts w:asciiTheme="majorHAnsi" w:hAnsiTheme="majorHAnsi" w:cstheme="majorHAnsi"/>
        </w:rPr>
        <w:t>(2024) show that EU agri-food imports are linked to land conversion in Brazil and argue that the agreement’s potential effects must be assessed within a wider governance system. Their analysis does not treat the agreement as a direct instrument of deforestation. It presents it as a potential platform for cooperation, the effectiveness of which depends on institutions outside the treaty. A trade agreement may contribute to environmental governance without controlling commodity prices, domestic land policy, enforcement agencies or producer incentives.</w:t>
      </w:r>
    </w:p>
    <w:p w14:paraId="06E8602A" w14:textId="77777777" w:rsidR="00EF6CF4" w:rsidRPr="004248F3" w:rsidRDefault="00EF6CF4" w:rsidP="00EF6CF4">
      <w:pPr>
        <w:rPr>
          <w:rFonts w:asciiTheme="majorHAnsi" w:hAnsiTheme="majorHAnsi" w:cstheme="majorHAnsi"/>
        </w:rPr>
      </w:pPr>
      <w:r>
        <w:rPr>
          <w:rFonts w:asciiTheme="majorHAnsi" w:hAnsiTheme="majorHAnsi" w:cstheme="majorHAnsi"/>
        </w:rPr>
        <w:t>The interaction between the agreement and the EU Deforestation Regulation further complicates the picture. Regulation (EU) 2023/1115 imposes deforestation-free and due-diligence conditions on specified products entering the EU market. Legally, the EUDR is separate from the Mercosur agreement, but producers and public authorities encounter the two as overlapping components of the same market-access environment. One instrument liberalises trade, while the other conditions access based on evidence of production location and land-use history.</w:t>
      </w:r>
    </w:p>
    <w:p w14:paraId="1BBDDB37" w14:textId="279417FF" w:rsidR="00EF6CF4" w:rsidRPr="004248F3" w:rsidRDefault="00EF6CF4" w:rsidP="00EF6CF4">
      <w:pPr>
        <w:rPr>
          <w:rFonts w:asciiTheme="majorHAnsi" w:hAnsiTheme="majorHAnsi" w:cstheme="majorHAnsi"/>
        </w:rPr>
      </w:pPr>
      <w:r>
        <w:rPr>
          <w:rFonts w:asciiTheme="majorHAnsi" w:hAnsiTheme="majorHAnsi" w:cstheme="majorHAnsi"/>
        </w:rPr>
        <w:lastRenderedPageBreak/>
        <w:t>Fuchs et al. (2024) identify loopholes and displacement risks in this combined framework. Controls on products destined for the EU may redirect land-intensive production or trade towards other markets</w:t>
      </w:r>
      <w:del w:id="84" w:author="LEONARDO HERNAN TALERO SARMIENTO" w:date="2026-08-02T11:25:00Z" w16du:dateUtc="2026-08-02T16:25:00Z">
        <w:r w:rsidDel="00220D43">
          <w:rPr>
            <w:rFonts w:asciiTheme="majorHAnsi" w:hAnsiTheme="majorHAnsi" w:cstheme="majorHAnsi"/>
          </w:rPr>
          <w:delText>, while</w:delText>
        </w:r>
      </w:del>
      <w:ins w:id="85" w:author="LEONARDO HERNAN TALERO SARMIENTO" w:date="2026-08-02T11:25:00Z" w16du:dateUtc="2026-08-02T16:25:00Z">
        <w:r w:rsidR="00220D43">
          <w:rPr>
            <w:rFonts w:asciiTheme="majorHAnsi" w:hAnsiTheme="majorHAnsi" w:cstheme="majorHAnsi"/>
          </w:rPr>
          <w:t>. At the same time,</w:t>
        </w:r>
      </w:ins>
      <w:r>
        <w:rPr>
          <w:rFonts w:asciiTheme="majorHAnsi" w:hAnsiTheme="majorHAnsi" w:cstheme="majorHAnsi"/>
        </w:rPr>
        <w:t xml:space="preserve"> commodity coverage and traceability requirements may leave parts of the land-use system outside scrutiny. This does not show that the EUDR causes deforestation. It demonstrates that market-specific regulation can alter trade routes without eliminating incentives driving land conversion.</w:t>
      </w:r>
    </w:p>
    <w:p w14:paraId="5D8F8A0C" w14:textId="01D2E083" w:rsidR="00EF6CF4" w:rsidRPr="004248F3" w:rsidRDefault="0079713C" w:rsidP="00EF6CF4">
      <w:pPr>
        <w:rPr>
          <w:rFonts w:asciiTheme="majorHAnsi" w:hAnsiTheme="majorHAnsi" w:cstheme="majorHAnsi"/>
        </w:rPr>
      </w:pPr>
      <w:ins w:id="86" w:author="LEONARDO HERNAN TALERO SARMIENTO" w:date="2026-08-02T10:44:00Z" w16du:dateUtc="2026-08-02T15:44:00Z">
        <w:r w:rsidRPr="0079713C">
          <w:rPr>
            <w:rFonts w:asciiTheme="majorHAnsi" w:hAnsiTheme="majorHAnsi" w:cstheme="majorHAnsi"/>
          </w:rPr>
          <w:t>The limits of market-based regulatory reach become clearest here.</w:t>
        </w:r>
      </w:ins>
      <w:del w:id="87" w:author="LEONARDO HERNAN TALERO SARMIENTO" w:date="2026-08-02T10:44:00Z" w16du:dateUtc="2026-08-02T15:44:00Z">
        <w:r w:rsidR="00EF6CF4" w:rsidDel="0079713C">
          <w:rPr>
            <w:rFonts w:asciiTheme="majorHAnsi" w:hAnsiTheme="majorHAnsi" w:cstheme="majorHAnsi"/>
          </w:rPr>
          <w:delText>The material limit of externalisation is clear.</w:delText>
        </w:r>
      </w:del>
      <w:r w:rsidR="00EF6CF4">
        <w:rPr>
          <w:rFonts w:asciiTheme="majorHAnsi" w:hAnsiTheme="majorHAnsi" w:cstheme="majorHAnsi"/>
        </w:rPr>
        <w:t xml:space="preserve"> The EU can regulate entry into its market, attach conditions to access and create incentives for traceability. It cannot determine land-use priorities in Brazil, Argentina, Paraguay or Uruguay through trade law alone. European requirements operate alongside domestic property regimes, enforcement capacity, commodity prices, producer strategies and alternative export markets. Externalisation changes incentives without controlling the entire causal chain.</w:t>
      </w:r>
    </w:p>
    <w:p w14:paraId="66AFC99F" w14:textId="77777777" w:rsidR="00EF6CF4" w:rsidRPr="004248F3" w:rsidRDefault="00EF6CF4" w:rsidP="00EF6CF4">
      <w:pPr>
        <w:rPr>
          <w:rFonts w:asciiTheme="majorHAnsi" w:hAnsiTheme="majorHAnsi" w:cstheme="majorHAnsi"/>
        </w:rPr>
      </w:pPr>
      <w:r>
        <w:rPr>
          <w:rFonts w:asciiTheme="majorHAnsi" w:hAnsiTheme="majorHAnsi" w:cstheme="majorHAnsi"/>
        </w:rPr>
        <w:t>The distribution of compliance costs is equally important. Due diligence requires plot-level information, production histories, legal documentation, and traceable supply chain relationships. Large exporters may organise these systems more easily, whereas smallholders and smaller intermediaries may struggle. If verification costs move down the supply chain, the market may become more transparent but less inclusive. A sustainability regime can improve environmental evidence while intensifying inequality among producers.</w:t>
      </w:r>
    </w:p>
    <w:p w14:paraId="00D6BBBF" w14:textId="77777777" w:rsidR="00EF6CF4" w:rsidRPr="004248F3" w:rsidRDefault="00EF6CF4" w:rsidP="00EF6CF4">
      <w:pPr>
        <w:rPr>
          <w:rFonts w:asciiTheme="majorHAnsi" w:hAnsiTheme="majorHAnsi" w:cstheme="majorHAnsi"/>
        </w:rPr>
      </w:pPr>
      <w:r>
        <w:rPr>
          <w:rFonts w:asciiTheme="majorHAnsi" w:hAnsiTheme="majorHAnsi" w:cstheme="majorHAnsi"/>
        </w:rPr>
        <w:t>This asymmetry also affects the legitimacy of European regulation. The EU can demand faster changes in data systems, monitoring, and production practices than it provides finance, technology, or administrative support. Compliance then becomes a condition of access rather than a jointly financed transition. The conflict concerns not only sovereignty but who bears the costs of decarbonisation and whether environmental objectives are pursued through capacity-building or unilateral market discipline.</w:t>
      </w:r>
    </w:p>
    <w:p w14:paraId="48ED3FD7" w14:textId="59555351" w:rsidR="00EF6CF4" w:rsidRPr="004248F3" w:rsidRDefault="00EF6CF4" w:rsidP="005C5D8F">
      <w:pPr>
        <w:pStyle w:val="Ttulo2"/>
      </w:pPr>
      <w:r>
        <w:t>The Green Deal turned Mercosur into a test of the EU’s external credibility</w:t>
      </w:r>
      <w:ins w:id="88" w:author="LEONARDO HERNAN TALERO SARMIENTO" w:date="2026-08-02T11:25:00Z" w16du:dateUtc="2026-08-02T16:25:00Z">
        <w:r w:rsidR="00220D43">
          <w:t>.</w:t>
        </w:r>
      </w:ins>
    </w:p>
    <w:p w14:paraId="50B6F073" w14:textId="31A2DEAD" w:rsidR="00EF6CF4" w:rsidRPr="004248F3" w:rsidRDefault="00674E44" w:rsidP="00EF6CF4">
      <w:pPr>
        <w:rPr>
          <w:rFonts w:asciiTheme="majorHAnsi" w:hAnsiTheme="majorHAnsi" w:cstheme="majorHAnsi"/>
        </w:rPr>
      </w:pPr>
      <w:ins w:id="89" w:author="LEONARDO HERNAN TALERO SARMIENTO" w:date="2026-08-02T10:52:00Z" w16du:dateUtc="2026-08-02T15:52:00Z">
        <w:r w:rsidRPr="00674E44">
          <w:rPr>
            <w:rFonts w:asciiTheme="majorHAnsi" w:hAnsiTheme="majorHAnsi" w:cstheme="majorHAnsi"/>
          </w:rPr>
          <w:t>Mercosur became a credibility crisis for the European Green Deal once EU trade policy was judged against a stronger expectation of coherence between internal transformation and external market opening</w:t>
        </w:r>
      </w:ins>
      <w:del w:id="90" w:author="LEONARDO HERNAN TALERO SARMIENTO" w:date="2026-08-02T10:52:00Z" w16du:dateUtc="2026-08-02T15:52:00Z">
        <w:r w:rsidR="00EF6CF4" w:rsidDel="00674E44">
          <w:rPr>
            <w:rFonts w:asciiTheme="majorHAnsi" w:hAnsiTheme="majorHAnsi" w:cstheme="majorHAnsi"/>
          </w:rPr>
          <w:delText>The final step is to explain why Mercosur became a credibility crisis for the European Green Deal</w:delText>
        </w:r>
      </w:del>
      <w:r w:rsidR="00EF6CF4">
        <w:rPr>
          <w:rFonts w:asciiTheme="majorHAnsi" w:hAnsiTheme="majorHAnsi" w:cstheme="majorHAnsi"/>
        </w:rPr>
        <w:t>. The 2019 Green Deal presented decarbonisation as a growth strategy intended to create a resource-efficient, competitive economy and achieve climate neutrality by 2050 (European Commission 2019). Once the EU adopted this framework, its trade policy was judged against a stronger expectation of coherence between internal transformation and external market opening.</w:t>
      </w:r>
    </w:p>
    <w:p w14:paraId="15334CD0" w14:textId="2993E2DC" w:rsidR="00EF6CF4" w:rsidRPr="004248F3" w:rsidRDefault="00EF6CF4" w:rsidP="00EF6CF4">
      <w:pPr>
        <w:rPr>
          <w:rFonts w:asciiTheme="majorHAnsi" w:hAnsiTheme="majorHAnsi" w:cstheme="majorHAnsi"/>
        </w:rPr>
      </w:pPr>
      <w:r>
        <w:rPr>
          <w:rFonts w:asciiTheme="majorHAnsi" w:hAnsiTheme="majorHAnsi" w:cstheme="majorHAnsi"/>
        </w:rPr>
        <w:t>The Green Deal created a double pressure. It gave the EU a stronger normative basis for demanding environmental commitments from partners</w:t>
      </w:r>
      <w:del w:id="91" w:author="LEONARDO HERNAN TALERO SARMIENTO" w:date="2026-08-02T11:25:00Z" w16du:dateUtc="2026-08-02T16:25:00Z">
        <w:r w:rsidDel="00220D43">
          <w:rPr>
            <w:rFonts w:asciiTheme="majorHAnsi" w:hAnsiTheme="majorHAnsi" w:cstheme="majorHAnsi"/>
          </w:rPr>
          <w:delText>, but it</w:delText>
        </w:r>
      </w:del>
      <w:ins w:id="92" w:author="LEONARDO HERNAN TALERO SARMIENTO" w:date="2026-08-02T11:25:00Z" w16du:dateUtc="2026-08-02T16:25:00Z">
        <w:r w:rsidR="00220D43">
          <w:rPr>
            <w:rFonts w:asciiTheme="majorHAnsi" w:hAnsiTheme="majorHAnsi" w:cstheme="majorHAnsi"/>
          </w:rPr>
          <w:t>. Still, it</w:t>
        </w:r>
      </w:ins>
      <w:r>
        <w:rPr>
          <w:rFonts w:asciiTheme="majorHAnsi" w:hAnsiTheme="majorHAnsi" w:cstheme="majorHAnsi"/>
        </w:rPr>
        <w:t xml:space="preserve"> also provided domestic actors with a language to challenge agreements that appeared inconsistent with European climate objectives. The same framework that increased external leverage intensified internal scrutiny. Mercosur became symbolically important because agricultural liberalisation, forest protection, and climate leadership converged in a single agreement.</w:t>
      </w:r>
    </w:p>
    <w:p w14:paraId="6C1683A7" w14:textId="77777777" w:rsidR="00EF6CF4" w:rsidRPr="004248F3" w:rsidRDefault="00EF6CF4" w:rsidP="00EF6CF4">
      <w:pPr>
        <w:rPr>
          <w:rFonts w:asciiTheme="majorHAnsi" w:hAnsiTheme="majorHAnsi" w:cstheme="majorHAnsi"/>
        </w:rPr>
      </w:pPr>
      <w:r>
        <w:rPr>
          <w:rFonts w:asciiTheme="majorHAnsi" w:hAnsiTheme="majorHAnsi" w:cstheme="majorHAnsi"/>
        </w:rPr>
        <w:t>Supporters argued that the agreement could provide a platform for cooperation, regulatory dialogue and improved environmental governance. Critics countered that greater access for agricultural commodities could intensify pressures on forests and land. The dispute was therefore not simply about whether the text contained environmental provisions. It concerned whether market integration and ecological transformation could be pursued through the same institutional design.</w:t>
      </w:r>
    </w:p>
    <w:p w14:paraId="36C5916F" w14:textId="371D252F" w:rsidR="00EF6CF4" w:rsidRPr="004248F3" w:rsidRDefault="00EF6CF4" w:rsidP="00EF6CF4">
      <w:pPr>
        <w:rPr>
          <w:rFonts w:asciiTheme="majorHAnsi" w:hAnsiTheme="majorHAnsi" w:cstheme="majorHAnsi"/>
        </w:rPr>
      </w:pPr>
      <w:r>
        <w:rPr>
          <w:rFonts w:asciiTheme="majorHAnsi" w:hAnsiTheme="majorHAnsi" w:cstheme="majorHAnsi"/>
        </w:rPr>
        <w:lastRenderedPageBreak/>
        <w:t>Lima, Pires and Resende (2026) argue that the agreement promotes green practices while remaining constrained by limited enforcement and local implementation capacity. Their analysis is secondary rather than legally authoritative</w:t>
      </w:r>
      <w:del w:id="93" w:author="LEONARDO HERNAN TALERO SARMIENTO" w:date="2026-08-02T11:25:00Z" w16du:dateUtc="2026-08-02T16:25:00Z">
        <w:r w:rsidDel="00220D43">
          <w:rPr>
            <w:rFonts w:asciiTheme="majorHAnsi" w:hAnsiTheme="majorHAnsi" w:cstheme="majorHAnsi"/>
          </w:rPr>
          <w:delText>, but it</w:delText>
        </w:r>
      </w:del>
      <w:ins w:id="94" w:author="LEONARDO HERNAN TALERO SARMIENTO" w:date="2026-08-02T11:25:00Z" w16du:dateUtc="2026-08-02T16:25:00Z">
        <w:r w:rsidR="00220D43">
          <w:rPr>
            <w:rFonts w:asciiTheme="majorHAnsi" w:hAnsiTheme="majorHAnsi" w:cstheme="majorHAnsi"/>
          </w:rPr>
          <w:t>. Still, it</w:t>
        </w:r>
      </w:ins>
      <w:r>
        <w:rPr>
          <w:rFonts w:asciiTheme="majorHAnsi" w:hAnsiTheme="majorHAnsi" w:cstheme="majorHAnsi"/>
        </w:rPr>
        <w:t xml:space="preserve"> identifies the recurring problem: the EU can strengthen agreement language more easily than it can create the domestic institutions, financing arrangements and producer capacities required for implementation.</w:t>
      </w:r>
    </w:p>
    <w:p w14:paraId="54691B3A" w14:textId="77777777" w:rsidR="00EF6CF4" w:rsidRPr="004248F3" w:rsidRDefault="00EF6CF4" w:rsidP="00EF6CF4">
      <w:pPr>
        <w:rPr>
          <w:rFonts w:asciiTheme="majorHAnsi" w:hAnsiTheme="majorHAnsi" w:cstheme="majorHAnsi"/>
        </w:rPr>
      </w:pPr>
      <w:r>
        <w:rPr>
          <w:rFonts w:asciiTheme="majorHAnsi" w:hAnsiTheme="majorHAnsi" w:cstheme="majorHAnsi"/>
        </w:rPr>
        <w:t>The 2024 conclusion should consequently be understood as a layered compromise. It combines market opening with stronger language on climate and deforestation, explanatory materials, and new implementation procedures. Yet it leaves unresolved who finances compliance, how data are shared, how affected communities participate and what happens when recommendations do not produce change.</w:t>
      </w:r>
    </w:p>
    <w:p w14:paraId="5F4659FC" w14:textId="77777777" w:rsidR="008E28CD" w:rsidRPr="004248F3" w:rsidRDefault="00EF6CF4" w:rsidP="00EF6CF4">
      <w:pPr>
        <w:rPr>
          <w:rFonts w:asciiTheme="majorHAnsi" w:hAnsiTheme="majorHAnsi" w:cstheme="majorHAnsi"/>
        </w:rPr>
      </w:pPr>
      <w:r>
        <w:rPr>
          <w:rFonts w:asciiTheme="majorHAnsi" w:hAnsiTheme="majorHAnsi" w:cstheme="majorHAnsi"/>
        </w:rPr>
        <w:t>Mercosur is empirically heavier than the Andean case because the negotiation itself became part of the controversy, deforestation supplied an emblematic environmental conflict, and the agreement directly connected the EU’s external trade ambitions to its internal agricultural and climate politics. The case reveals that integration by externalisation is most contested when the Union extends regulatory expectations without extending equivalent financial and administrative support. The agreement is greener in legal form, but its ecological credibility will depend on whether implementation changes incentives and practices rather than merely strengthening the language used to discuss them.</w:t>
      </w:r>
    </w:p>
    <w:p w14:paraId="28F6F130" w14:textId="77777777" w:rsidR="008E28CD" w:rsidRPr="004248F3" w:rsidRDefault="00000000">
      <w:pPr>
        <w:pStyle w:val="Ttulo1"/>
        <w:rPr>
          <w:rFonts w:cstheme="majorHAnsi"/>
        </w:rPr>
      </w:pPr>
      <w:r>
        <w:rPr>
          <w:rFonts w:cstheme="majorHAnsi"/>
        </w:rPr>
        <w:t>Cross-case analysis: asymmetric greening and the fragmented externalisation of EU sustainability rules</w:t>
      </w:r>
    </w:p>
    <w:p w14:paraId="248F93B5" w14:textId="15716CDD" w:rsidR="009F5E07" w:rsidRPr="004248F3" w:rsidRDefault="00674E44" w:rsidP="009F5E07">
      <w:pPr>
        <w:rPr>
          <w:rFonts w:asciiTheme="majorHAnsi" w:hAnsiTheme="majorHAnsi" w:cstheme="majorHAnsi"/>
        </w:rPr>
      </w:pPr>
      <w:ins w:id="95" w:author="LEONARDO HERNAN TALERO SARMIENTO" w:date="2026-08-02T10:52:00Z" w16du:dateUtc="2026-08-02T15:52:00Z">
        <w:r w:rsidRPr="00674E44">
          <w:rPr>
            <w:rFonts w:asciiTheme="majorHAnsi" w:hAnsiTheme="majorHAnsi" w:cstheme="majorHAnsi"/>
          </w:rPr>
          <w:t>Viewed comparatively, the EU-Andean and EU-Mercosur agreements show that similar sustainability provisions can perform markedly different political functions.</w:t>
        </w:r>
        <w:r>
          <w:rPr>
            <w:rFonts w:asciiTheme="majorHAnsi" w:hAnsiTheme="majorHAnsi" w:cstheme="majorHAnsi"/>
          </w:rPr>
          <w:t xml:space="preserve"> </w:t>
        </w:r>
      </w:ins>
      <w:del w:id="96" w:author="LEONARDO HERNAN TALERO SARMIENTO" w:date="2026-08-02T10:52:00Z" w16du:dateUtc="2026-08-02T15:52:00Z">
        <w:r w:rsidR="009F5E07" w:rsidDel="00674E44">
          <w:rPr>
            <w:rFonts w:asciiTheme="majorHAnsi" w:hAnsiTheme="majorHAnsi" w:cstheme="majorHAnsi"/>
          </w:rPr>
          <w:delText xml:space="preserve">The comparison between the EU-Andean and EU-Mercosur agreements first shows that similar sustainability provisions can perform markedly different political functions. </w:delText>
        </w:r>
      </w:del>
      <w:r w:rsidR="009F5E07">
        <w:rPr>
          <w:rFonts w:asciiTheme="majorHAnsi" w:hAnsiTheme="majorHAnsi" w:cstheme="majorHAnsi"/>
        </w:rPr>
        <w:t>Both arrangements connect market opening to environmental and labour commitments, establish institutional procedures and extend European regulatory expectations beyond the Union. Their practical meaning, however, depends on the political-economic setting in which those instruments operate. In the Andean case, sustainability has been incorporated into routine implementation, committee dialogue, annual reporting and ex post evaluation. In Mercosur, comparable language became part of a highly contested bargaining process involving agriculture, land use, sovereignty, geopolitical positioning and the credibility of European climate policy.</w:t>
      </w:r>
    </w:p>
    <w:p w14:paraId="3322555B" w14:textId="4345FB85" w:rsidR="009F5E07" w:rsidRPr="004248F3" w:rsidRDefault="00674E44" w:rsidP="009F5E07">
      <w:pPr>
        <w:rPr>
          <w:rFonts w:asciiTheme="majorHAnsi" w:hAnsiTheme="majorHAnsi" w:cstheme="majorHAnsi"/>
        </w:rPr>
      </w:pPr>
      <w:ins w:id="97" w:author="LEONARDO HERNAN TALERO SARMIENTO" w:date="2026-08-02T10:52:00Z" w16du:dateUtc="2026-08-02T15:52:00Z">
        <w:r w:rsidRPr="00674E44">
          <w:rPr>
            <w:rFonts w:asciiTheme="majorHAnsi" w:hAnsiTheme="majorHAnsi" w:cstheme="majorHAnsi"/>
          </w:rPr>
          <w:t>Such variation cautions against treating the existence of a Trade and Sustainable Development chapter as evidence of equivalent integration.</w:t>
        </w:r>
      </w:ins>
      <w:del w:id="98" w:author="LEONARDO HERNAN TALERO SARMIENTO" w:date="2026-08-02T10:52:00Z" w16du:dateUtc="2026-08-02T15:52:00Z">
        <w:r w:rsidR="009F5E07" w:rsidDel="00674E44">
          <w:rPr>
            <w:rFonts w:asciiTheme="majorHAnsi" w:hAnsiTheme="majorHAnsi" w:cstheme="majorHAnsi"/>
          </w:rPr>
          <w:delText>This variation cautions against treating the existence of a Trade and Sustainable Development chapter as evidence of equivalent integration.</w:delText>
        </w:r>
      </w:del>
      <w:r w:rsidR="009F5E07">
        <w:rPr>
          <w:rFonts w:asciiTheme="majorHAnsi" w:hAnsiTheme="majorHAnsi" w:cstheme="majorHAnsi"/>
        </w:rPr>
        <w:t xml:space="preserve"> Such chapters can increase the density of relations and make environmental questions more visible within trade governance</w:t>
      </w:r>
      <w:del w:id="99" w:author="LEONARDO HERNAN TALERO SARMIENTO" w:date="2026-08-02T11:25:00Z" w16du:dateUtc="2026-08-02T16:25:00Z">
        <w:r w:rsidR="009F5E07" w:rsidDel="00220D43">
          <w:rPr>
            <w:rFonts w:asciiTheme="majorHAnsi" w:hAnsiTheme="majorHAnsi" w:cstheme="majorHAnsi"/>
          </w:rPr>
          <w:delText>, but their</w:delText>
        </w:r>
      </w:del>
      <w:ins w:id="100" w:author="LEONARDO HERNAN TALERO SARMIENTO" w:date="2026-08-02T11:25:00Z" w16du:dateUtc="2026-08-02T16:25:00Z">
        <w:r w:rsidR="00220D43">
          <w:rPr>
            <w:rFonts w:asciiTheme="majorHAnsi" w:hAnsiTheme="majorHAnsi" w:cstheme="majorHAnsi"/>
          </w:rPr>
          <w:t>. Still, their</w:t>
        </w:r>
      </w:ins>
      <w:r w:rsidR="009F5E07">
        <w:rPr>
          <w:rFonts w:asciiTheme="majorHAnsi" w:hAnsiTheme="majorHAnsi" w:cstheme="majorHAnsi"/>
        </w:rPr>
        <w:t xml:space="preserve"> capacity to alter production depends on domestic enforcement, reliable information and the political willingness to act on evidence of non-compliance. The common EU template therefore produces differentiated forms of integration </w:t>
      </w:r>
      <w:ins w:id="101" w:author="LEONARDO HERNAN TALERO SARMIENTO" w:date="2026-08-02T10:45:00Z" w16du:dateUtc="2026-08-02T15:45:00Z">
        <w:r w:rsidR="0079713C" w:rsidRPr="0079713C">
          <w:rPr>
            <w:rFonts w:asciiTheme="majorHAnsi" w:hAnsiTheme="majorHAnsi" w:cstheme="majorHAnsi"/>
          </w:rPr>
          <w:t>because European regulatory demands encounter unequal institutions and different levels of public contestation.</w:t>
        </w:r>
      </w:ins>
      <w:del w:id="102" w:author="LEONARDO HERNAN TALERO SARMIENTO" w:date="2026-08-02T10:45:00Z" w16du:dateUtc="2026-08-02T15:45:00Z">
        <w:r w:rsidR="009F5E07" w:rsidDel="0079713C">
          <w:rPr>
            <w:rFonts w:asciiTheme="majorHAnsi" w:hAnsiTheme="majorHAnsi" w:cstheme="majorHAnsi"/>
          </w:rPr>
          <w:delText>because externalisation encounters unequal institutions and levels of public contestation.</w:delText>
        </w:r>
      </w:del>
    </w:p>
    <w:p w14:paraId="47314C4A" w14:textId="77777777" w:rsidR="009F5E07" w:rsidRPr="004248F3" w:rsidRDefault="009F5E07" w:rsidP="009F5E07">
      <w:pPr>
        <w:rPr>
          <w:rFonts w:asciiTheme="majorHAnsi" w:hAnsiTheme="majorHAnsi" w:cstheme="majorHAnsi"/>
        </w:rPr>
      </w:pPr>
      <w:r>
        <w:rPr>
          <w:rFonts w:asciiTheme="majorHAnsi" w:hAnsiTheme="majorHAnsi" w:cstheme="majorHAnsi"/>
        </w:rPr>
        <w:t>The Andean agreement reveals the procedural form of this process. Its sustainability commitments are stabilised through recurring administrative practices that can support learning and gradual adjustment. The agreement has created an institutional vocabulary for discussing labour inspection, environmental protection, participation and implementation capacity. Nevertheless, the presence of committees and evaluations does not establish that extractive or export-oriented production structures have been transformed. Procedural density is evidence of governance, but not necessarily of ecological or distributive change.</w:t>
      </w:r>
    </w:p>
    <w:p w14:paraId="4948909E" w14:textId="77777777" w:rsidR="009F5E07" w:rsidRPr="004248F3" w:rsidRDefault="009F5E07" w:rsidP="009F5E07">
      <w:pPr>
        <w:rPr>
          <w:rFonts w:asciiTheme="majorHAnsi" w:hAnsiTheme="majorHAnsi" w:cstheme="majorHAnsi"/>
        </w:rPr>
      </w:pPr>
      <w:r>
        <w:rPr>
          <w:rFonts w:asciiTheme="majorHAnsi" w:hAnsiTheme="majorHAnsi" w:cstheme="majorHAnsi"/>
        </w:rPr>
        <w:lastRenderedPageBreak/>
        <w:t>Mercosur reveals the more openly political form. Stronger language on climate and deforestation became necessary, in part, because the agreement faced a legitimacy crisis. Environmental provisions helped achieve political closure by addressing criticism and allowing the parties to present market opening as compatible with climate commitments. Those provisions may have substantive effects, but their inclusion does not resolve the agricultural and land-use conflicts embedded in the commercial relationship. The comparison therefore shifts attention from whether sustainability language exists to what institutional and political work it performs.</w:t>
      </w:r>
    </w:p>
    <w:p w14:paraId="7FE0E026" w14:textId="75D4BB20" w:rsidR="00164CBC" w:rsidRPr="004248F3" w:rsidRDefault="00D8478B">
      <w:pPr>
        <w:rPr>
          <w:rFonts w:asciiTheme="majorHAnsi" w:hAnsiTheme="majorHAnsi" w:cstheme="majorHAnsi"/>
        </w:rPr>
      </w:pPr>
      <w:ins w:id="103" w:author="LEONARDO HERNAN TALERO SARMIENTO" w:date="2026-08-02T10:54:00Z" w16du:dateUtc="2026-08-02T15:54:00Z">
        <w:r w:rsidRPr="00D8478B">
          <w:rPr>
            <w:rFonts w:asciiTheme="majorHAnsi" w:hAnsiTheme="majorHAnsi" w:cstheme="majorHAnsi"/>
          </w:rPr>
          <w:t>Asymmetric greening captures the central comparative finding.</w:t>
        </w:r>
        <w:r>
          <w:rPr>
            <w:rFonts w:asciiTheme="majorHAnsi" w:hAnsiTheme="majorHAnsi" w:cstheme="majorHAnsi"/>
          </w:rPr>
          <w:t xml:space="preserve"> </w:t>
        </w:r>
      </w:ins>
      <w:r w:rsidR="00000000">
        <w:rPr>
          <w:rFonts w:asciiTheme="majorHAnsi" w:hAnsiTheme="majorHAnsi" w:cstheme="majorHAnsi"/>
        </w:rPr>
        <w:fldChar w:fldCharType="begin"/>
      </w:r>
      <w:r w:rsidR="00000000">
        <w:rPr>
          <w:rFonts w:asciiTheme="majorHAnsi" w:hAnsiTheme="majorHAnsi" w:cstheme="majorHAnsi"/>
        </w:rPr>
        <w:instrText xml:space="preserve"> REF _RefTable1 \h  \* MERGEFORMAT </w:instrText>
      </w:r>
      <w:r w:rsidR="00000000">
        <w:rPr>
          <w:rFonts w:asciiTheme="majorHAnsi" w:hAnsiTheme="majorHAnsi" w:cstheme="majorHAnsi"/>
        </w:rPr>
      </w:r>
      <w:r w:rsidR="00000000">
        <w:rPr>
          <w:rFonts w:asciiTheme="majorHAnsi" w:hAnsiTheme="majorHAnsi" w:cstheme="majorHAnsi"/>
        </w:rPr>
        <w:fldChar w:fldCharType="separate"/>
      </w:r>
      <w:r w:rsidR="00000000">
        <w:rPr>
          <w:rFonts w:asciiTheme="majorHAnsi" w:hAnsiTheme="majorHAnsi" w:cstheme="majorHAnsi"/>
        </w:rPr>
        <w:t xml:space="preserve">Table </w:t>
      </w:r>
      <w:r w:rsidR="00000000">
        <w:rPr>
          <w:rFonts w:asciiTheme="majorHAnsi" w:hAnsiTheme="majorHAnsi" w:cstheme="majorHAnsi"/>
          <w:noProof/>
        </w:rPr>
        <w:t>1</w:t>
      </w:r>
      <w:r w:rsidR="00000000">
        <w:rPr>
          <w:rFonts w:asciiTheme="majorHAnsi" w:hAnsiTheme="majorHAnsi" w:cstheme="majorHAnsi"/>
        </w:rPr>
        <w:fldChar w:fldCharType="end"/>
      </w:r>
      <w:r w:rsidR="00000000">
        <w:rPr>
          <w:rFonts w:asciiTheme="majorHAnsi" w:hAnsiTheme="majorHAnsi" w:cstheme="majorHAnsi"/>
        </w:rPr>
        <w:t xml:space="preserve"> compares the institutional design of the two agreements</w:t>
      </w:r>
      <w:del w:id="104" w:author="LEONARDO HERNAN TALERO SARMIENTO" w:date="2026-08-02T10:53:00Z" w16du:dateUtc="2026-08-02T15:53:00Z">
        <w:r w:rsidR="00000000" w:rsidDel="00D8478B">
          <w:rPr>
            <w:rFonts w:asciiTheme="majorHAnsi" w:hAnsiTheme="majorHAnsi" w:cstheme="majorHAnsi"/>
          </w:rPr>
          <w:delText xml:space="preserve"> before the analysis turns to asymmetric greening</w:delText>
        </w:r>
      </w:del>
      <w:r w:rsidR="00000000">
        <w:rPr>
          <w:rFonts w:asciiTheme="majorHAnsi" w:hAnsiTheme="majorHAnsi" w:cstheme="majorHAnsi"/>
        </w:rPr>
        <w:t>. It distinguishes ordinary TSD procedures from the separate essential-elements clause in the Mercosur agreement.</w:t>
      </w:r>
    </w:p>
    <w:p w14:paraId="71042171" w14:textId="77777777" w:rsidR="00164CBC" w:rsidRPr="00635DD2" w:rsidRDefault="00000000">
      <w:pPr>
        <w:pStyle w:val="Descripcin"/>
        <w:keepNext/>
        <w:pageBreakBefore/>
        <w:rPr>
          <w:rFonts w:asciiTheme="majorHAnsi" w:hAnsiTheme="majorHAnsi" w:cstheme="majorHAnsi"/>
          <w:b w:val="0"/>
          <w:bCs w:val="0"/>
          <w:color w:val="auto"/>
          <w:rPrChange w:id="105" w:author="LEONARDO HERNAN TALERO SARMIENTO" w:date="2026-08-02T11:00:00Z" w16du:dateUtc="2026-08-02T16:00:00Z">
            <w:rPr>
              <w:rFonts w:asciiTheme="majorHAnsi" w:hAnsiTheme="majorHAnsi" w:cstheme="majorHAnsi"/>
              <w:b w:val="0"/>
              <w:bCs w:val="0"/>
            </w:rPr>
          </w:rPrChange>
        </w:rPr>
      </w:pPr>
      <w:bookmarkStart w:id="106" w:name="_RefTable1"/>
      <w:r w:rsidRPr="00635DD2">
        <w:rPr>
          <w:rFonts w:asciiTheme="majorHAnsi" w:hAnsiTheme="majorHAnsi" w:cstheme="majorHAnsi"/>
          <w:b w:val="0"/>
          <w:bCs w:val="0"/>
          <w:color w:val="auto"/>
          <w:rPrChange w:id="107" w:author="LEONARDO HERNAN TALERO SARMIENTO" w:date="2026-08-02T11:00:00Z" w16du:dateUtc="2026-08-02T16:00:00Z">
            <w:rPr>
              <w:rFonts w:asciiTheme="majorHAnsi" w:hAnsiTheme="majorHAnsi" w:cstheme="majorHAnsi"/>
              <w:b w:val="0"/>
              <w:bCs w:val="0"/>
            </w:rPr>
          </w:rPrChange>
        </w:rPr>
        <w:lastRenderedPageBreak/>
        <w:t xml:space="preserve">Table </w:t>
      </w:r>
      <w:r w:rsidRPr="00635DD2">
        <w:rPr>
          <w:rFonts w:asciiTheme="majorHAnsi" w:hAnsiTheme="majorHAnsi" w:cstheme="majorHAnsi"/>
          <w:b w:val="0"/>
          <w:bCs w:val="0"/>
          <w:color w:val="auto"/>
          <w:rPrChange w:id="108" w:author="LEONARDO HERNAN TALERO SARMIENTO" w:date="2026-08-02T11:00:00Z" w16du:dateUtc="2026-08-02T16:00:00Z">
            <w:rPr>
              <w:rFonts w:asciiTheme="majorHAnsi" w:hAnsiTheme="majorHAnsi" w:cstheme="majorHAnsi"/>
              <w:b w:val="0"/>
              <w:bCs w:val="0"/>
            </w:rPr>
          </w:rPrChange>
        </w:rPr>
        <w:fldChar w:fldCharType="begin"/>
      </w:r>
      <w:r w:rsidRPr="00635DD2">
        <w:rPr>
          <w:rFonts w:asciiTheme="majorHAnsi" w:hAnsiTheme="majorHAnsi" w:cstheme="majorHAnsi"/>
          <w:b w:val="0"/>
          <w:bCs w:val="0"/>
          <w:color w:val="auto"/>
          <w:rPrChange w:id="109" w:author="LEONARDO HERNAN TALERO SARMIENTO" w:date="2026-08-02T11:00:00Z" w16du:dateUtc="2026-08-02T16:00:00Z">
            <w:rPr>
              <w:rFonts w:asciiTheme="majorHAnsi" w:hAnsiTheme="majorHAnsi" w:cstheme="majorHAnsi"/>
              <w:b w:val="0"/>
              <w:bCs w:val="0"/>
            </w:rPr>
          </w:rPrChange>
        </w:rPr>
        <w:instrText xml:space="preserve"> SEQ Table \* ARABIC </w:instrText>
      </w:r>
      <w:r w:rsidRPr="00635DD2">
        <w:rPr>
          <w:rFonts w:asciiTheme="majorHAnsi" w:hAnsiTheme="majorHAnsi" w:cstheme="majorHAnsi"/>
          <w:b w:val="0"/>
          <w:bCs w:val="0"/>
          <w:color w:val="auto"/>
          <w:rPrChange w:id="110" w:author="LEONARDO HERNAN TALERO SARMIENTO" w:date="2026-08-02T11:00:00Z" w16du:dateUtc="2026-08-02T16:00:00Z">
            <w:rPr>
              <w:rFonts w:asciiTheme="majorHAnsi" w:hAnsiTheme="majorHAnsi" w:cstheme="majorHAnsi"/>
              <w:b w:val="0"/>
              <w:bCs w:val="0"/>
            </w:rPr>
          </w:rPrChange>
        </w:rPr>
        <w:fldChar w:fldCharType="separate"/>
      </w:r>
      <w:r w:rsidRPr="00635DD2">
        <w:rPr>
          <w:rFonts w:asciiTheme="majorHAnsi" w:hAnsiTheme="majorHAnsi" w:cstheme="majorHAnsi"/>
          <w:b w:val="0"/>
          <w:bCs w:val="0"/>
          <w:noProof/>
          <w:color w:val="auto"/>
          <w:rPrChange w:id="111" w:author="LEONARDO HERNAN TALERO SARMIENTO" w:date="2026-08-02T11:00:00Z" w16du:dateUtc="2026-08-02T16:00:00Z">
            <w:rPr>
              <w:rFonts w:asciiTheme="majorHAnsi" w:hAnsiTheme="majorHAnsi" w:cstheme="majorHAnsi"/>
              <w:b w:val="0"/>
              <w:bCs w:val="0"/>
              <w:noProof/>
            </w:rPr>
          </w:rPrChange>
        </w:rPr>
        <w:t>1</w:t>
      </w:r>
      <w:r w:rsidRPr="00635DD2">
        <w:rPr>
          <w:rFonts w:asciiTheme="majorHAnsi" w:hAnsiTheme="majorHAnsi" w:cstheme="majorHAnsi"/>
          <w:b w:val="0"/>
          <w:bCs w:val="0"/>
          <w:color w:val="auto"/>
          <w:rPrChange w:id="112" w:author="LEONARDO HERNAN TALERO SARMIENTO" w:date="2026-08-02T11:00:00Z" w16du:dateUtc="2026-08-02T16:00:00Z">
            <w:rPr>
              <w:rFonts w:asciiTheme="majorHAnsi" w:hAnsiTheme="majorHAnsi" w:cstheme="majorHAnsi"/>
              <w:b w:val="0"/>
              <w:bCs w:val="0"/>
            </w:rPr>
          </w:rPrChange>
        </w:rPr>
        <w:fldChar w:fldCharType="end"/>
      </w:r>
      <w:bookmarkEnd w:id="106"/>
      <w:r w:rsidRPr="00635DD2">
        <w:rPr>
          <w:rFonts w:asciiTheme="majorHAnsi" w:hAnsiTheme="majorHAnsi" w:cstheme="majorHAnsi"/>
          <w:b w:val="0"/>
          <w:bCs w:val="0"/>
          <w:color w:val="auto"/>
          <w:rPrChange w:id="113" w:author="LEONARDO HERNAN TALERO SARMIENTO" w:date="2026-08-02T11:00:00Z" w16du:dateUtc="2026-08-02T16:00:00Z">
            <w:rPr>
              <w:rFonts w:asciiTheme="majorHAnsi" w:hAnsiTheme="majorHAnsi" w:cstheme="majorHAnsi"/>
              <w:b w:val="0"/>
              <w:bCs w:val="0"/>
            </w:rPr>
          </w:rPrChange>
        </w:rPr>
        <w:t>. Comparative sustainability provisions in the EU-Andean and EU-Mercosur agreements</w:t>
      </w:r>
    </w:p>
    <w:tbl>
      <w:tblPr>
        <w:tblStyle w:val="Tablaconcuadrculaclara"/>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3715"/>
        <w:gridCol w:w="3715"/>
      </w:tblGrid>
      <w:tr w:rsidR="00164CBC" w:rsidRPr="004248F3" w14:paraId="4025D870" w14:textId="77777777" w:rsidTr="004248F3">
        <w:trPr>
          <w:tblHeader/>
        </w:trPr>
        <w:tc>
          <w:tcPr>
            <w:tcW w:w="1800" w:type="dxa"/>
            <w:tcBorders>
              <w:top w:val="single" w:sz="4" w:space="0" w:color="auto"/>
              <w:bottom w:val="single" w:sz="4" w:space="0" w:color="auto"/>
            </w:tcBorders>
            <w:vAlign w:val="center"/>
          </w:tcPr>
          <w:p w14:paraId="4683CDD5" w14:textId="77777777" w:rsidR="00164CBC" w:rsidRPr="004248F3" w:rsidRDefault="00000000" w:rsidP="004248F3">
            <w:pPr>
              <w:spacing w:after="40"/>
              <w:jc w:val="center"/>
              <w:rPr>
                <w:rFonts w:asciiTheme="majorHAnsi" w:hAnsiTheme="majorHAnsi" w:cstheme="majorHAnsi"/>
                <w:b/>
              </w:rPr>
            </w:pPr>
            <w:r>
              <w:rPr>
                <w:rFonts w:asciiTheme="majorHAnsi" w:hAnsiTheme="majorHAnsi" w:cstheme="majorHAnsi"/>
                <w:b/>
                <w:sz w:val="17"/>
              </w:rPr>
              <w:t>Feature</w:t>
            </w:r>
          </w:p>
        </w:tc>
        <w:tc>
          <w:tcPr>
            <w:tcW w:w="3715" w:type="dxa"/>
            <w:tcBorders>
              <w:top w:val="single" w:sz="4" w:space="0" w:color="auto"/>
              <w:bottom w:val="single" w:sz="4" w:space="0" w:color="auto"/>
            </w:tcBorders>
            <w:vAlign w:val="center"/>
          </w:tcPr>
          <w:p w14:paraId="497C3FDE" w14:textId="77777777" w:rsidR="00164CBC" w:rsidRPr="004248F3" w:rsidRDefault="00000000" w:rsidP="004248F3">
            <w:pPr>
              <w:spacing w:after="40"/>
              <w:jc w:val="center"/>
              <w:rPr>
                <w:rFonts w:asciiTheme="majorHAnsi" w:hAnsiTheme="majorHAnsi" w:cstheme="majorHAnsi"/>
                <w:b/>
              </w:rPr>
            </w:pPr>
            <w:r>
              <w:rPr>
                <w:rFonts w:asciiTheme="majorHAnsi" w:hAnsiTheme="majorHAnsi" w:cstheme="majorHAnsi"/>
                <w:b/>
                <w:sz w:val="17"/>
              </w:rPr>
              <w:t>EU-Andean Trade Agreement</w:t>
            </w:r>
          </w:p>
        </w:tc>
        <w:tc>
          <w:tcPr>
            <w:tcW w:w="3715" w:type="dxa"/>
            <w:tcBorders>
              <w:top w:val="single" w:sz="4" w:space="0" w:color="auto"/>
              <w:bottom w:val="single" w:sz="4" w:space="0" w:color="auto"/>
            </w:tcBorders>
            <w:vAlign w:val="center"/>
          </w:tcPr>
          <w:p w14:paraId="3EAAF92C" w14:textId="77777777" w:rsidR="00164CBC" w:rsidRPr="004248F3" w:rsidRDefault="00000000" w:rsidP="004248F3">
            <w:pPr>
              <w:spacing w:after="40"/>
              <w:jc w:val="center"/>
              <w:rPr>
                <w:rFonts w:asciiTheme="majorHAnsi" w:hAnsiTheme="majorHAnsi" w:cstheme="majorHAnsi"/>
                <w:b/>
              </w:rPr>
            </w:pPr>
            <w:r>
              <w:rPr>
                <w:rFonts w:asciiTheme="majorHAnsi" w:hAnsiTheme="majorHAnsi" w:cstheme="majorHAnsi"/>
                <w:b/>
                <w:sz w:val="17"/>
              </w:rPr>
              <w:t>EU-Mercosur Agreement (2024 outcome)</w:t>
            </w:r>
          </w:p>
        </w:tc>
      </w:tr>
      <w:tr w:rsidR="00164CBC" w:rsidRPr="004248F3" w14:paraId="52631F1D" w14:textId="77777777" w:rsidTr="004248F3">
        <w:tc>
          <w:tcPr>
            <w:tcW w:w="1800" w:type="dxa"/>
            <w:tcBorders>
              <w:top w:val="single" w:sz="4" w:space="0" w:color="auto"/>
            </w:tcBorders>
            <w:vAlign w:val="center"/>
          </w:tcPr>
          <w:p w14:paraId="06ED1729" w14:textId="77777777" w:rsidR="00164CBC" w:rsidRPr="004248F3" w:rsidRDefault="00000000" w:rsidP="004248F3">
            <w:pPr>
              <w:spacing w:after="40"/>
              <w:rPr>
                <w:rFonts w:asciiTheme="majorHAnsi" w:hAnsiTheme="majorHAnsi" w:cstheme="majorHAnsi"/>
              </w:rPr>
            </w:pPr>
            <w:r>
              <w:rPr>
                <w:rFonts w:asciiTheme="majorHAnsi" w:hAnsiTheme="majorHAnsi" w:cstheme="majorHAnsi"/>
                <w:b/>
                <w:sz w:val="16"/>
              </w:rPr>
              <w:t>Enforcement mechanisms</w:t>
            </w:r>
          </w:p>
        </w:tc>
        <w:tc>
          <w:tcPr>
            <w:tcW w:w="3715" w:type="dxa"/>
            <w:tcBorders>
              <w:top w:val="single" w:sz="4" w:space="0" w:color="auto"/>
            </w:tcBorders>
            <w:vAlign w:val="center"/>
          </w:tcPr>
          <w:p w14:paraId="509E2489" w14:textId="77777777" w:rsidR="00164CBC" w:rsidRPr="004248F3" w:rsidRDefault="00000000" w:rsidP="004248F3">
            <w:pPr>
              <w:spacing w:after="40"/>
              <w:jc w:val="center"/>
              <w:rPr>
                <w:rFonts w:asciiTheme="majorHAnsi" w:hAnsiTheme="majorHAnsi" w:cstheme="majorHAnsi"/>
              </w:rPr>
            </w:pPr>
            <w:r>
              <w:rPr>
                <w:rFonts w:asciiTheme="majorHAnsi" w:hAnsiTheme="majorHAnsi" w:cstheme="majorHAnsi"/>
                <w:sz w:val="16"/>
              </w:rPr>
              <w:t>Cooperative and managerial. Implementation relies on dialogue in the Trade and Sustainable Development Sub-committee, monitoring by Domestic Advisory Groups and recurring evaluation. The chapter does not provide for automatic trade sanctions (European Commission 2023; Garcia and Gomez Arana 2025).</w:t>
            </w:r>
          </w:p>
        </w:tc>
        <w:tc>
          <w:tcPr>
            <w:tcW w:w="3715" w:type="dxa"/>
            <w:tcBorders>
              <w:top w:val="single" w:sz="4" w:space="0" w:color="auto"/>
            </w:tcBorders>
            <w:vAlign w:val="center"/>
          </w:tcPr>
          <w:p w14:paraId="5DEC6ECA" w14:textId="77777777" w:rsidR="00164CBC" w:rsidRPr="004248F3" w:rsidRDefault="00000000" w:rsidP="004248F3">
            <w:pPr>
              <w:spacing w:after="40"/>
              <w:jc w:val="center"/>
              <w:rPr>
                <w:rFonts w:asciiTheme="majorHAnsi" w:hAnsiTheme="majorHAnsi" w:cstheme="majorHAnsi"/>
              </w:rPr>
            </w:pPr>
            <w:r>
              <w:rPr>
                <w:rFonts w:asciiTheme="majorHAnsi" w:hAnsiTheme="majorHAnsi" w:cstheme="majorHAnsi"/>
                <w:sz w:val="16"/>
              </w:rPr>
              <w:t>Strengthened but differentiated. The Additional Instrument clarifies implementation commitments, while the TSD Sub-committee, Domestic Advisory Groups, consultations and a panel of experts remain central. The Paris Agreement has a separate status as an essential element (European Commission 2026c).</w:t>
            </w:r>
          </w:p>
        </w:tc>
      </w:tr>
      <w:tr w:rsidR="00164CBC" w:rsidRPr="004248F3" w14:paraId="47519DF1" w14:textId="77777777" w:rsidTr="004248F3">
        <w:tc>
          <w:tcPr>
            <w:tcW w:w="1800" w:type="dxa"/>
            <w:vAlign w:val="center"/>
          </w:tcPr>
          <w:p w14:paraId="3FAD6C4F" w14:textId="77777777" w:rsidR="00164CBC" w:rsidRPr="004248F3" w:rsidRDefault="00000000" w:rsidP="004248F3">
            <w:pPr>
              <w:spacing w:after="40"/>
              <w:rPr>
                <w:rFonts w:asciiTheme="majorHAnsi" w:hAnsiTheme="majorHAnsi" w:cstheme="majorHAnsi"/>
              </w:rPr>
            </w:pPr>
            <w:r>
              <w:rPr>
                <w:rFonts w:asciiTheme="majorHAnsi" w:hAnsiTheme="majorHAnsi" w:cstheme="majorHAnsi"/>
                <w:b/>
                <w:sz w:val="16"/>
              </w:rPr>
              <w:t>Dispute resolution</w:t>
            </w:r>
          </w:p>
        </w:tc>
        <w:tc>
          <w:tcPr>
            <w:tcW w:w="3715" w:type="dxa"/>
            <w:vAlign w:val="center"/>
          </w:tcPr>
          <w:p w14:paraId="7B20E531" w14:textId="28214CD3" w:rsidR="00164CBC" w:rsidRPr="004248F3" w:rsidRDefault="00000000" w:rsidP="004248F3">
            <w:pPr>
              <w:spacing w:after="40"/>
              <w:jc w:val="center"/>
              <w:rPr>
                <w:rFonts w:asciiTheme="majorHAnsi" w:hAnsiTheme="majorHAnsi" w:cstheme="majorHAnsi"/>
              </w:rPr>
            </w:pPr>
            <w:del w:id="114" w:author="LEONARDO HERNAN TALERO SARMIENTO" w:date="2026-08-02T11:25:00Z" w16du:dateUtc="2026-08-02T16:25:00Z">
              <w:r w:rsidDel="00220D43">
                <w:rPr>
                  <w:rFonts w:asciiTheme="majorHAnsi" w:hAnsiTheme="majorHAnsi" w:cstheme="majorHAnsi"/>
                  <w:sz w:val="16"/>
                </w:rPr>
                <w:delText>Government consultations may be followed by a panel of experts</w:delText>
              </w:r>
            </w:del>
            <w:ins w:id="115" w:author="LEONARDO HERNAN TALERO SARMIENTO" w:date="2026-08-02T11:25:00Z" w16du:dateUtc="2026-08-02T16:25:00Z">
              <w:r w:rsidR="00220D43">
                <w:rPr>
                  <w:rFonts w:asciiTheme="majorHAnsi" w:hAnsiTheme="majorHAnsi" w:cstheme="majorHAnsi"/>
                  <w:sz w:val="16"/>
                </w:rPr>
                <w:t>A panel of experts may follow government consultations</w:t>
              </w:r>
            </w:ins>
            <w:r>
              <w:rPr>
                <w:rFonts w:asciiTheme="majorHAnsi" w:hAnsiTheme="majorHAnsi" w:cstheme="majorHAnsi"/>
                <w:sz w:val="16"/>
              </w:rPr>
              <w:t>. Its public report contains findings and recommendations, but the TSD chapter is excluded from the agreement's general trade dispute-settlement route.</w:t>
            </w:r>
          </w:p>
        </w:tc>
        <w:tc>
          <w:tcPr>
            <w:tcW w:w="3715" w:type="dxa"/>
            <w:vAlign w:val="center"/>
          </w:tcPr>
          <w:p w14:paraId="3805887B" w14:textId="0AA87988" w:rsidR="00164CBC" w:rsidRPr="004248F3" w:rsidRDefault="00000000" w:rsidP="004248F3">
            <w:pPr>
              <w:spacing w:after="40"/>
              <w:jc w:val="center"/>
              <w:rPr>
                <w:rFonts w:asciiTheme="majorHAnsi" w:hAnsiTheme="majorHAnsi" w:cstheme="majorHAnsi"/>
              </w:rPr>
            </w:pPr>
            <w:del w:id="116" w:author="LEONARDO HERNAN TALERO SARMIENTO" w:date="2026-08-02T11:25:00Z" w16du:dateUtc="2026-08-02T16:25:00Z">
              <w:r w:rsidDel="00220D43">
                <w:rPr>
                  <w:rFonts w:asciiTheme="majorHAnsi" w:hAnsiTheme="majorHAnsi" w:cstheme="majorHAnsi"/>
                  <w:sz w:val="16"/>
                </w:rPr>
                <w:delText>Government consultations may be followed by an independent panel of experts</w:delText>
              </w:r>
            </w:del>
            <w:ins w:id="117" w:author="LEONARDO HERNAN TALERO SARMIENTO" w:date="2026-08-02T11:25:00Z" w16du:dateUtc="2026-08-02T16:25:00Z">
              <w:r w:rsidR="00220D43">
                <w:rPr>
                  <w:rFonts w:asciiTheme="majorHAnsi" w:hAnsiTheme="majorHAnsi" w:cstheme="majorHAnsi"/>
                  <w:sz w:val="16"/>
                </w:rPr>
                <w:t>An independent panel of experts may follow government consultations</w:t>
              </w:r>
            </w:ins>
            <w:r>
              <w:rPr>
                <w:rFonts w:asciiTheme="majorHAnsi" w:hAnsiTheme="majorHAnsi" w:cstheme="majorHAnsi"/>
                <w:sz w:val="16"/>
              </w:rPr>
              <w:t>. Trade sanctions do not follow automatically from every TSD breach. Suspension is linked instead to a serious breach of, or withdrawal from, the Paris Agreement through the essential-elements clause (European Commission 2026c; Akdogan 2025).</w:t>
            </w:r>
          </w:p>
        </w:tc>
      </w:tr>
      <w:tr w:rsidR="00164CBC" w:rsidRPr="004248F3" w14:paraId="2FFAB296" w14:textId="77777777" w:rsidTr="004248F3">
        <w:tc>
          <w:tcPr>
            <w:tcW w:w="1800" w:type="dxa"/>
            <w:vAlign w:val="center"/>
          </w:tcPr>
          <w:p w14:paraId="2124F66D" w14:textId="77777777" w:rsidR="00164CBC" w:rsidRPr="004248F3" w:rsidRDefault="00000000" w:rsidP="004248F3">
            <w:pPr>
              <w:spacing w:after="40"/>
              <w:rPr>
                <w:rFonts w:asciiTheme="majorHAnsi" w:hAnsiTheme="majorHAnsi" w:cstheme="majorHAnsi"/>
              </w:rPr>
            </w:pPr>
            <w:r>
              <w:rPr>
                <w:rFonts w:asciiTheme="majorHAnsi" w:hAnsiTheme="majorHAnsi" w:cstheme="majorHAnsi"/>
                <w:b/>
                <w:sz w:val="16"/>
              </w:rPr>
              <w:t>Conditionality design</w:t>
            </w:r>
          </w:p>
        </w:tc>
        <w:tc>
          <w:tcPr>
            <w:tcW w:w="3715" w:type="dxa"/>
            <w:vAlign w:val="center"/>
          </w:tcPr>
          <w:p w14:paraId="220E7F34" w14:textId="77777777" w:rsidR="00164CBC" w:rsidRPr="004248F3" w:rsidRDefault="00000000" w:rsidP="004248F3">
            <w:pPr>
              <w:spacing w:after="40"/>
              <w:jc w:val="center"/>
              <w:rPr>
                <w:rFonts w:asciiTheme="majorHAnsi" w:hAnsiTheme="majorHAnsi" w:cstheme="majorHAnsi"/>
              </w:rPr>
            </w:pPr>
            <w:r>
              <w:rPr>
                <w:rFonts w:asciiTheme="majorHAnsi" w:hAnsiTheme="majorHAnsi" w:cstheme="majorHAnsi"/>
                <w:sz w:val="16"/>
              </w:rPr>
              <w:t>Cooperative externalisation. Environmental and labour objectives are framed as shared commitments and pursued through dialogue, monitoring and technical cooperation. Continued preferences are not routinely conditioned on measured sustainability outcomes.</w:t>
            </w:r>
          </w:p>
        </w:tc>
        <w:tc>
          <w:tcPr>
            <w:tcW w:w="3715" w:type="dxa"/>
            <w:vAlign w:val="center"/>
          </w:tcPr>
          <w:p w14:paraId="2132ABEF" w14:textId="77777777" w:rsidR="00164CBC" w:rsidRPr="004248F3" w:rsidRDefault="00000000" w:rsidP="004248F3">
            <w:pPr>
              <w:spacing w:after="40"/>
              <w:jc w:val="center"/>
              <w:rPr>
                <w:rFonts w:asciiTheme="majorHAnsi" w:hAnsiTheme="majorHAnsi" w:cstheme="majorHAnsi"/>
              </w:rPr>
            </w:pPr>
            <w:r>
              <w:rPr>
                <w:rFonts w:asciiTheme="majorHAnsi" w:hAnsiTheme="majorHAnsi" w:cstheme="majorHAnsi"/>
                <w:sz w:val="16"/>
              </w:rPr>
              <w:t>Integration by contradiction. Market opening is combined with stronger deforestation commitments and an essential-elements climate clause. The legal signal is firmer, but implementation still depends on domestic institutions, evidence and financial capacity.</w:t>
            </w:r>
          </w:p>
        </w:tc>
      </w:tr>
      <w:tr w:rsidR="00164CBC" w:rsidRPr="004248F3" w14:paraId="33F33AD6" w14:textId="77777777" w:rsidTr="004248F3">
        <w:tc>
          <w:tcPr>
            <w:tcW w:w="1800" w:type="dxa"/>
            <w:vAlign w:val="center"/>
          </w:tcPr>
          <w:p w14:paraId="3FA1F843" w14:textId="77777777" w:rsidR="00164CBC" w:rsidRPr="004248F3" w:rsidRDefault="00000000" w:rsidP="004248F3">
            <w:pPr>
              <w:spacing w:after="40"/>
              <w:rPr>
                <w:rFonts w:asciiTheme="majorHAnsi" w:hAnsiTheme="majorHAnsi" w:cstheme="majorHAnsi"/>
              </w:rPr>
            </w:pPr>
            <w:r>
              <w:rPr>
                <w:rFonts w:asciiTheme="majorHAnsi" w:hAnsiTheme="majorHAnsi" w:cstheme="majorHAnsi"/>
                <w:b/>
                <w:sz w:val="16"/>
              </w:rPr>
              <w:t>Sectoral coverage</w:t>
            </w:r>
          </w:p>
        </w:tc>
        <w:tc>
          <w:tcPr>
            <w:tcW w:w="3715" w:type="dxa"/>
            <w:vAlign w:val="center"/>
          </w:tcPr>
          <w:p w14:paraId="43BDFF07" w14:textId="77777777" w:rsidR="00164CBC" w:rsidRPr="004248F3" w:rsidRDefault="00000000" w:rsidP="004248F3">
            <w:pPr>
              <w:spacing w:after="40"/>
              <w:jc w:val="center"/>
              <w:rPr>
                <w:rFonts w:asciiTheme="majorHAnsi" w:hAnsiTheme="majorHAnsi" w:cstheme="majorHAnsi"/>
              </w:rPr>
            </w:pPr>
            <w:r>
              <w:rPr>
                <w:rFonts w:asciiTheme="majorHAnsi" w:hAnsiTheme="majorHAnsi" w:cstheme="majorHAnsi"/>
                <w:sz w:val="16"/>
              </w:rPr>
              <w:t>Broad TSD coverage includes labour standards, multilateral environmental agreements, biodiversity and the sustainable use of natural resources. Sector-specific concerns are developed mainly through committee work and evaluation.</w:t>
            </w:r>
          </w:p>
        </w:tc>
        <w:tc>
          <w:tcPr>
            <w:tcW w:w="3715" w:type="dxa"/>
            <w:vAlign w:val="center"/>
          </w:tcPr>
          <w:p w14:paraId="6AED7D77" w14:textId="77777777" w:rsidR="00164CBC" w:rsidRPr="004248F3" w:rsidRDefault="00000000" w:rsidP="004248F3">
            <w:pPr>
              <w:spacing w:after="40"/>
              <w:jc w:val="center"/>
              <w:rPr>
                <w:rFonts w:asciiTheme="majorHAnsi" w:hAnsiTheme="majorHAnsi" w:cstheme="majorHAnsi"/>
              </w:rPr>
            </w:pPr>
            <w:r>
              <w:rPr>
                <w:rFonts w:asciiTheme="majorHAnsi" w:hAnsiTheme="majorHAnsi" w:cstheme="majorHAnsi"/>
                <w:sz w:val="16"/>
              </w:rPr>
              <w:t>The agreement gives greater political weight to deforestation, land use, agriculture and biodiversity, while also promoting sustainable trade and investment in critical raw materials. The EUDR remains a parallel EU regulation rather than part of the treaty.</w:t>
            </w:r>
          </w:p>
        </w:tc>
      </w:tr>
    </w:tbl>
    <w:p w14:paraId="15250048" w14:textId="77777777" w:rsidR="00164CBC" w:rsidRPr="004248F3" w:rsidRDefault="00000000">
      <w:pPr>
        <w:pStyle w:val="Descripcin"/>
        <w:rPr>
          <w:rFonts w:asciiTheme="majorHAnsi" w:hAnsiTheme="majorHAnsi" w:cstheme="majorHAnsi"/>
          <w:b w:val="0"/>
          <w:bCs w:val="0"/>
          <w:i w:val="0"/>
          <w:iCs/>
          <w:color w:val="auto"/>
        </w:rPr>
      </w:pPr>
      <w:r>
        <w:rPr>
          <w:rFonts w:asciiTheme="majorHAnsi" w:hAnsiTheme="majorHAnsi" w:cstheme="majorHAnsi"/>
          <w:b w:val="0"/>
          <w:bCs w:val="0"/>
          <w:i w:val="0"/>
          <w:iCs/>
          <w:color w:val="auto"/>
        </w:rPr>
        <w:t>Source: Authors' synthesis based on European Commission (2023, 2026a, 2026c), Garcia and Gomez Arana (2025), Akdogan (2025), Cesar de Oliveira et al. (2024), and the final agreement text.</w:t>
      </w:r>
    </w:p>
    <w:p w14:paraId="47888A25" w14:textId="26162D03" w:rsidR="009F5E07" w:rsidRPr="004248F3" w:rsidRDefault="009F5E07" w:rsidP="005C5D8F">
      <w:pPr>
        <w:pStyle w:val="Ttulo2"/>
      </w:pPr>
      <w:r>
        <w:t>Asymmetric greening separates regulatory ambition from transformative capacity</w:t>
      </w:r>
      <w:ins w:id="118" w:author="LEONARDO HERNAN TALERO SARMIENTO" w:date="2026-08-02T11:25:00Z" w16du:dateUtc="2026-08-02T16:25:00Z">
        <w:r w:rsidR="00220D43">
          <w:t>.</w:t>
        </w:r>
      </w:ins>
    </w:p>
    <w:p w14:paraId="5C288BED" w14:textId="12BF6A7B" w:rsidR="009F5E07" w:rsidRPr="004248F3" w:rsidRDefault="009F5E07" w:rsidP="009F5E07">
      <w:pPr>
        <w:rPr>
          <w:rFonts w:asciiTheme="majorHAnsi" w:hAnsiTheme="majorHAnsi" w:cstheme="majorHAnsi"/>
        </w:rPr>
      </w:pPr>
      <w:r>
        <w:rPr>
          <w:rFonts w:asciiTheme="majorHAnsi" w:hAnsiTheme="majorHAnsi" w:cstheme="majorHAnsi"/>
        </w:rPr>
        <w:t xml:space="preserve">The concept of asymmetric greening captures the central comparative finding. EU trade governance can become greener at the levels of treaty language, institutional architecture, and public justification, </w:t>
      </w:r>
      <w:del w:id="119" w:author="LEONARDO HERNAN TALERO SARMIENTO" w:date="2026-08-02T10:54:00Z" w16du:dateUtc="2026-08-02T15:54:00Z">
        <w:r w:rsidDel="00D8478B">
          <w:rPr>
            <w:rFonts w:asciiTheme="majorHAnsi" w:hAnsiTheme="majorHAnsi" w:cstheme="majorHAnsi"/>
          </w:rPr>
          <w:delText>while remaining uncertain</w:delText>
        </w:r>
      </w:del>
      <w:ins w:id="120" w:author="LEONARDO HERNAN TALERO SARMIENTO" w:date="2026-08-02T10:54:00Z" w16du:dateUtc="2026-08-02T15:54:00Z">
        <w:r w:rsidR="00D8478B">
          <w:rPr>
            <w:rFonts w:asciiTheme="majorHAnsi" w:hAnsiTheme="majorHAnsi" w:cstheme="majorHAnsi"/>
          </w:rPr>
          <w:t>yet uncertainty remains</w:t>
        </w:r>
      </w:ins>
      <w:r>
        <w:rPr>
          <w:rFonts w:asciiTheme="majorHAnsi" w:hAnsiTheme="majorHAnsi" w:cstheme="majorHAnsi"/>
        </w:rPr>
        <w:t xml:space="preserve"> about its capacity to transform production systems. The asymmetry operates in several related dimensions. The first lies between the EU’s ability to define market access conditions and the unequal capacity of partner states and producers to meet those conditions. The second lies between the Union’s capacity to demand compliance and its willingness to provide the finance, technology, data infrastructure and policy space required to make compliance socially sustainable. The third separates regulatory effects from structural transformation: rules may alter documentation and market behaviour without changing the development models that generate environmental pressure.</w:t>
      </w:r>
    </w:p>
    <w:p w14:paraId="1A8CDED0" w14:textId="09A12DE3" w:rsidR="009F5E07" w:rsidRPr="004248F3" w:rsidRDefault="00D8478B" w:rsidP="009F5E07">
      <w:pPr>
        <w:rPr>
          <w:rFonts w:asciiTheme="majorHAnsi" w:hAnsiTheme="majorHAnsi" w:cstheme="majorHAnsi"/>
        </w:rPr>
      </w:pPr>
      <w:ins w:id="121" w:author="LEONARDO HERNAN TALERO SARMIENTO" w:date="2026-08-02T10:54:00Z" w16du:dateUtc="2026-08-02T15:54:00Z">
        <w:r w:rsidRPr="00D8478B">
          <w:rPr>
            <w:rFonts w:asciiTheme="majorHAnsi" w:hAnsiTheme="majorHAnsi" w:cstheme="majorHAnsi"/>
          </w:rPr>
          <w:t xml:space="preserve">None of these distinctions </w:t>
        </w:r>
        <w:proofErr w:type="gramStart"/>
        <w:r w:rsidRPr="00D8478B">
          <w:rPr>
            <w:rFonts w:asciiTheme="majorHAnsi" w:hAnsiTheme="majorHAnsi" w:cstheme="majorHAnsi"/>
          </w:rPr>
          <w:t>implies</w:t>
        </w:r>
        <w:proofErr w:type="gramEnd"/>
        <w:r w:rsidRPr="00D8478B">
          <w:rPr>
            <w:rFonts w:asciiTheme="majorHAnsi" w:hAnsiTheme="majorHAnsi" w:cstheme="majorHAnsi"/>
          </w:rPr>
          <w:t xml:space="preserve"> that European requirements lack practical consequences.</w:t>
        </w:r>
      </w:ins>
      <w:del w:id="122" w:author="LEONARDO HERNAN TALERO SARMIENTO" w:date="2026-08-02T10:54:00Z" w16du:dateUtc="2026-08-02T15:54:00Z">
        <w:r w:rsidR="009F5E07" w:rsidDel="00D8478B">
          <w:rPr>
            <w:rFonts w:asciiTheme="majorHAnsi" w:hAnsiTheme="majorHAnsi" w:cstheme="majorHAnsi"/>
          </w:rPr>
          <w:delText>This argument does not imply that European requirements have no practical consequences.</w:delText>
        </w:r>
      </w:del>
      <w:r w:rsidR="009F5E07">
        <w:rPr>
          <w:rFonts w:asciiTheme="majorHAnsi" w:hAnsiTheme="majorHAnsi" w:cstheme="majorHAnsi"/>
        </w:rPr>
        <w:t xml:space="preserve"> On the contrary, market-access conditions can reshape procurement, certification, traceability and administrative priorities. The analytical problem is that these changes may be mistaken for broader transformation. Regulatory power exists when the EU can define a condition that firms and governments must take into account. Implementation power requires a credible chain of monitoring, evidence, finance and enforcement. Transformative power demands more: rules and resources must change the underlying production model rather than merely redistribute the costs of proving compliance.</w:t>
      </w:r>
    </w:p>
    <w:p w14:paraId="294C91A1" w14:textId="77777777" w:rsidR="009F5E07" w:rsidRPr="004248F3" w:rsidRDefault="009F5E07" w:rsidP="009F5E07">
      <w:pPr>
        <w:rPr>
          <w:rFonts w:asciiTheme="majorHAnsi" w:hAnsiTheme="majorHAnsi" w:cstheme="majorHAnsi"/>
        </w:rPr>
      </w:pPr>
      <w:r>
        <w:rPr>
          <w:rFonts w:asciiTheme="majorHAnsi" w:hAnsiTheme="majorHAnsi" w:cstheme="majorHAnsi"/>
        </w:rPr>
        <w:t xml:space="preserve">The two agreements display recurrent slippage between these forms of power. In the Andean case, evaluation and committee structures demonstrate implementation power in a limited procedural sense, but evidence of changes to the organisation of production is less conclusive. In Mercosur, the strengthened sustainability architecture demonstrates the EU’s regulatory and political leverage, yet the </w:t>
      </w:r>
      <w:r>
        <w:rPr>
          <w:rFonts w:asciiTheme="majorHAnsi" w:hAnsiTheme="majorHAnsi" w:cstheme="majorHAnsi"/>
        </w:rPr>
        <w:lastRenderedPageBreak/>
        <w:t>effects of those provisions depend on domestic land governance, commodity markets and implementation capacity. A provision can therefore be legally significant and operationally incomplete; similarly, a demanding standard can improve environmental documentation while creating regressive effects for actors with fewer resources.</w:t>
      </w:r>
    </w:p>
    <w:p w14:paraId="797B8C93" w14:textId="77777777" w:rsidR="009F5E07" w:rsidRPr="004248F3" w:rsidRDefault="009F5E07" w:rsidP="009F5E07">
      <w:pPr>
        <w:rPr>
          <w:rFonts w:asciiTheme="majorHAnsi" w:hAnsiTheme="majorHAnsi" w:cstheme="majorHAnsi"/>
        </w:rPr>
      </w:pPr>
      <w:r>
        <w:rPr>
          <w:rFonts w:asciiTheme="majorHAnsi" w:hAnsiTheme="majorHAnsi" w:cstheme="majorHAnsi"/>
        </w:rPr>
        <w:t>The distributional implications are particularly important. Compliance with environmental conditions increasingly requires geolocation, production histories, supply chain mapping, legal records, and continuous due diligence. Large exporters may have the financial and technical resources to build these systems, whereas small producers and intermediaries may face disproportionate burdens. If buyers transfer verification costs down the chain, European markets may become more traceable while also becoming less accessible. Greening is asymmetric when the benefits of reduced consumption-related risk accrue primarily within Europe while the costs of adjustment are concentrated in producer territories.</w:t>
      </w:r>
    </w:p>
    <w:p w14:paraId="13CCE15C" w14:textId="428FC854" w:rsidR="009F5E07" w:rsidRPr="004248F3" w:rsidRDefault="009F5E07" w:rsidP="005C5D8F">
      <w:pPr>
        <w:pStyle w:val="Ttulo2"/>
      </w:pPr>
      <w:r>
        <w:t xml:space="preserve">The EUDR confirms the argument through a harder form of </w:t>
      </w:r>
      <w:proofErr w:type="spellStart"/>
      <w:r>
        <w:t>externalisation</w:t>
      </w:r>
      <w:proofErr w:type="spellEnd"/>
      <w:ins w:id="123" w:author="LEONARDO HERNAN TALERO SARMIENTO" w:date="2026-08-02T11:25:00Z" w16du:dateUtc="2026-08-02T16:25:00Z">
        <w:r w:rsidR="00220D43">
          <w:t>.</w:t>
        </w:r>
      </w:ins>
    </w:p>
    <w:p w14:paraId="35EE46F0" w14:textId="65E0F800" w:rsidR="009F5E07" w:rsidRPr="004248F3" w:rsidRDefault="009F5E07" w:rsidP="009F5E07">
      <w:pPr>
        <w:rPr>
          <w:rFonts w:asciiTheme="majorHAnsi" w:hAnsiTheme="majorHAnsi" w:cstheme="majorHAnsi"/>
        </w:rPr>
      </w:pPr>
      <w:r>
        <w:rPr>
          <w:rFonts w:asciiTheme="majorHAnsi" w:hAnsiTheme="majorHAnsi" w:cstheme="majorHAnsi"/>
        </w:rPr>
        <w:t xml:space="preserve">The EU Deforestation Regulation provides parallel evidence because it operates independently of either trade agreement. Regulation (EU) 2023/1115 conditions the placement of covered commodities and products on the European market </w:t>
      </w:r>
      <w:del w:id="124" w:author="LEONARDO HERNAN TALERO SARMIENTO" w:date="2026-08-02T11:25:00Z" w16du:dateUtc="2026-08-02T16:25:00Z">
        <w:r w:rsidDel="00220D43">
          <w:rPr>
            <w:rFonts w:asciiTheme="majorHAnsi" w:hAnsiTheme="majorHAnsi" w:cstheme="majorHAnsi"/>
          </w:rPr>
          <w:delText>on the basis of</w:delText>
        </w:r>
      </w:del>
      <w:ins w:id="125" w:author="LEONARDO HERNAN TALERO SARMIENTO" w:date="2026-08-02T11:25:00Z" w16du:dateUtc="2026-08-02T16:25:00Z">
        <w:r w:rsidR="00220D43">
          <w:rPr>
            <w:rFonts w:asciiTheme="majorHAnsi" w:hAnsiTheme="majorHAnsi" w:cstheme="majorHAnsi"/>
          </w:rPr>
          <w:t>based on</w:t>
        </w:r>
      </w:ins>
      <w:r>
        <w:rPr>
          <w:rFonts w:asciiTheme="majorHAnsi" w:hAnsiTheme="majorHAnsi" w:cstheme="majorHAnsi"/>
        </w:rPr>
        <w:t xml:space="preserve"> evidence that they are not associated with recent deforestation or forest degradation (European Parliament and Council 2023; European Commission 2026b). </w:t>
      </w:r>
      <w:ins w:id="126" w:author="LEONARDO HERNAN TALERO SARMIENTO" w:date="2026-08-02T10:45:00Z" w16du:dateUtc="2026-08-02T15:45:00Z">
        <w:r w:rsidR="0079713C" w:rsidRPr="0079713C">
          <w:rPr>
            <w:rFonts w:asciiTheme="majorHAnsi" w:hAnsiTheme="majorHAnsi" w:cstheme="majorHAnsi"/>
          </w:rPr>
          <w:t xml:space="preserve">It connects access directly to due diligence and therefore represents a more legally direct form of external regulatory reach than the </w:t>
        </w:r>
        <w:proofErr w:type="gramStart"/>
        <w:r w:rsidR="0079713C" w:rsidRPr="0079713C">
          <w:rPr>
            <w:rFonts w:asciiTheme="majorHAnsi" w:hAnsiTheme="majorHAnsi" w:cstheme="majorHAnsi"/>
          </w:rPr>
          <w:t>traditionally</w:t>
        </w:r>
        <w:proofErr w:type="gramEnd"/>
        <w:r w:rsidR="0079713C" w:rsidRPr="0079713C">
          <w:rPr>
            <w:rFonts w:asciiTheme="majorHAnsi" w:hAnsiTheme="majorHAnsi" w:cstheme="majorHAnsi"/>
          </w:rPr>
          <w:t xml:space="preserve"> promotional model of TSD chapters</w:t>
        </w:r>
      </w:ins>
      <w:del w:id="127" w:author="LEONARDO HERNAN TALERO SARMIENTO" w:date="2026-08-02T10:45:00Z" w16du:dateUtc="2026-08-02T15:45:00Z">
        <w:r w:rsidDel="0079713C">
          <w:rPr>
            <w:rFonts w:asciiTheme="majorHAnsi" w:hAnsiTheme="majorHAnsi" w:cstheme="majorHAnsi"/>
          </w:rPr>
          <w:delText>It connects access directly to due diligence and therefore represents a harder form of externalisation than the traditionally promotional model of TSD chapters</w:delText>
        </w:r>
      </w:del>
      <w:r>
        <w:rPr>
          <w:rFonts w:asciiTheme="majorHAnsi" w:hAnsiTheme="majorHAnsi" w:cstheme="majorHAnsi"/>
        </w:rPr>
        <w:t>. Its legal reach does not depend on bilateral consent or completion of a trade negotiation.</w:t>
      </w:r>
    </w:p>
    <w:p w14:paraId="112427BA" w14:textId="77777777" w:rsidR="009F5E07" w:rsidRPr="004248F3" w:rsidRDefault="009F5E07" w:rsidP="009F5E07">
      <w:pPr>
        <w:rPr>
          <w:rFonts w:asciiTheme="majorHAnsi" w:hAnsiTheme="majorHAnsi" w:cstheme="majorHAnsi"/>
        </w:rPr>
      </w:pPr>
      <w:r>
        <w:rPr>
          <w:rFonts w:asciiTheme="majorHAnsi" w:hAnsiTheme="majorHAnsi" w:cstheme="majorHAnsi"/>
        </w:rPr>
        <w:t>The EUDR appears, at first, to overcome some weaknesses of negotiated sustainability provisions. It establishes clearer operational obligations, applies directly through EU law and creates a stronger market signal. It therefore offers a test of whether autonomous regulation can generate environmental leverage more rapidly than dialogue, monitoring and expert recommendations. The comparison nevertheless shows that legal clarity does not eliminate implementation politics.</w:t>
      </w:r>
    </w:p>
    <w:p w14:paraId="3314C970" w14:textId="77777777" w:rsidR="009F5E07" w:rsidRPr="004248F3" w:rsidRDefault="009F5E07" w:rsidP="009F5E07">
      <w:pPr>
        <w:rPr>
          <w:rFonts w:asciiTheme="majorHAnsi" w:hAnsiTheme="majorHAnsi" w:cstheme="majorHAnsi"/>
        </w:rPr>
      </w:pPr>
      <w:r>
        <w:rPr>
          <w:rFonts w:asciiTheme="majorHAnsi" w:hAnsiTheme="majorHAnsi" w:cstheme="majorHAnsi"/>
        </w:rPr>
        <w:t>Changes to the implementation timetable and information system illustrate this point. The regulation’s application has required adjustments concerning operator size, product scope, data systems and simplified procedures for certain small primary operators (European Commission 2026b; European Commission 2026d). These developments do not necessarily indicate regulatory failure. They show that administrative burden and data infrastructure are constitutive elements of implementation rather than secondary technical matters. A rule may be ambitious in legal form while depending on information systems and institutional capacities that remain unevenly available.</w:t>
      </w:r>
    </w:p>
    <w:p w14:paraId="3F809060" w14:textId="77777777" w:rsidR="009F5E07" w:rsidRPr="004248F3" w:rsidRDefault="009F5E07" w:rsidP="009F5E07">
      <w:pPr>
        <w:rPr>
          <w:rFonts w:asciiTheme="majorHAnsi" w:hAnsiTheme="majorHAnsi" w:cstheme="majorHAnsi"/>
        </w:rPr>
      </w:pPr>
      <w:r>
        <w:rPr>
          <w:rFonts w:asciiTheme="majorHAnsi" w:hAnsiTheme="majorHAnsi" w:cstheme="majorHAnsi"/>
        </w:rPr>
        <w:t>The EUDR also exposes a tension between regulatory autonomy and international cooperation. An autonomous measure can create a clear condition for entry into the EU market, but partner governments and producers may experience it as unilateral regulation with extraterritorial effects. Guidance, benchmarking, cooperation initiatives, and technical assistance can mitigate this tension, but they do not eliminate the unequal distribution of evidentiary burdens. Operators must demonstrate compliance with European requirements even where public registries, geolocation systems, and land tenure information remain incomplete.</w:t>
      </w:r>
    </w:p>
    <w:p w14:paraId="422F7FAD" w14:textId="77777777" w:rsidR="009F5E07" w:rsidRPr="004248F3" w:rsidRDefault="009F5E07" w:rsidP="009F5E07">
      <w:pPr>
        <w:rPr>
          <w:rFonts w:asciiTheme="majorHAnsi" w:hAnsiTheme="majorHAnsi" w:cstheme="majorHAnsi"/>
        </w:rPr>
      </w:pPr>
      <w:r>
        <w:rPr>
          <w:rFonts w:asciiTheme="majorHAnsi" w:hAnsiTheme="majorHAnsi" w:cstheme="majorHAnsi"/>
        </w:rPr>
        <w:t xml:space="preserve">The regulation therefore confirms the asymmetric-greening argument in a setting distinct from treaty implementation. A harder instrument may improve traceability and strengthen accountability, yet it can </w:t>
      </w:r>
      <w:r>
        <w:rPr>
          <w:rFonts w:asciiTheme="majorHAnsi" w:hAnsiTheme="majorHAnsi" w:cstheme="majorHAnsi"/>
        </w:rPr>
        <w:lastRenderedPageBreak/>
        <w:t>also intensify pressure on actors least able to document production. Moreover, market-specific rules may redirect commodities toward destinations with weaker requirements rather than eliminate the economic incentives associated with land conversion. The EUDR expands regulatory reach, but its transformative effects still depend on domestic enforcement, global commodity markets and cooperation beyond the Union’s jurisdiction.</w:t>
      </w:r>
    </w:p>
    <w:p w14:paraId="3341F0A8" w14:textId="77777777" w:rsidR="009F5E07" w:rsidRPr="004248F3" w:rsidRDefault="009F5E07" w:rsidP="005C5D8F">
      <w:pPr>
        <w:pStyle w:val="Ttulo2"/>
      </w:pPr>
      <w:r>
        <w:t>Sustainability provisions function as legitimacy devices without being empty</w:t>
      </w:r>
    </w:p>
    <w:p w14:paraId="03BA2A96" w14:textId="0ACF359C" w:rsidR="009F5E07" w:rsidRPr="004248F3" w:rsidRDefault="00D8478B" w:rsidP="009F5E07">
      <w:pPr>
        <w:rPr>
          <w:rFonts w:asciiTheme="majorHAnsi" w:hAnsiTheme="majorHAnsi" w:cstheme="majorHAnsi"/>
        </w:rPr>
      </w:pPr>
      <w:ins w:id="128" w:author="LEONARDO HERNAN TALERO SARMIENTO" w:date="2026-08-02T10:55:00Z" w16du:dateUtc="2026-08-02T15:55:00Z">
        <w:r w:rsidRPr="00D8478B">
          <w:rPr>
            <w:rFonts w:asciiTheme="majorHAnsi" w:hAnsiTheme="majorHAnsi" w:cstheme="majorHAnsi"/>
          </w:rPr>
          <w:t>A direct assessment of the legitimacy-device thesis follows from the comparison.</w:t>
        </w:r>
        <w:r>
          <w:rPr>
            <w:rFonts w:asciiTheme="majorHAnsi" w:hAnsiTheme="majorHAnsi" w:cstheme="majorHAnsi"/>
          </w:rPr>
          <w:t xml:space="preserve"> </w:t>
        </w:r>
      </w:ins>
      <w:del w:id="129" w:author="LEONARDO HERNAN TALERO SARMIENTO" w:date="2026-08-02T10:55:00Z" w16du:dateUtc="2026-08-02T15:55:00Z">
        <w:r w:rsidR="009F5E07" w:rsidDel="00D8478B">
          <w:rPr>
            <w:rFonts w:asciiTheme="majorHAnsi" w:hAnsiTheme="majorHAnsi" w:cstheme="majorHAnsi"/>
          </w:rPr>
          <w:delText xml:space="preserve">The comparison also permits a direct assessment of the legitimacy-device thesis. </w:delText>
        </w:r>
      </w:del>
      <w:r w:rsidR="009F5E07">
        <w:rPr>
          <w:rFonts w:asciiTheme="majorHAnsi" w:hAnsiTheme="majorHAnsi" w:cstheme="majorHAnsi"/>
        </w:rPr>
        <w:t>The strongest version of that thesis would imply that the EU deliberately inserts sustainability language without intending to implement it. The evidence does not require such a conclusion. A more defensible interpretation is functional: sustainability provisions can legitimise market opening even when their environmental effects remain uncertain. They create a vocabulary of responsibility, organise expectations and help governments defend agreements before parliaments, civil society and domestic constituencies.</w:t>
      </w:r>
    </w:p>
    <w:p w14:paraId="18006FE5" w14:textId="6B36B7EF" w:rsidR="009F5E07" w:rsidRPr="004248F3" w:rsidRDefault="00D8478B" w:rsidP="009F5E07">
      <w:pPr>
        <w:rPr>
          <w:rFonts w:asciiTheme="majorHAnsi" w:hAnsiTheme="majorHAnsi" w:cstheme="majorHAnsi"/>
        </w:rPr>
      </w:pPr>
      <w:ins w:id="130" w:author="LEONARDO HERNAN TALERO SARMIENTO" w:date="2026-08-02T10:55:00Z" w16du:dateUtc="2026-08-02T15:55:00Z">
        <w:r>
          <w:rPr>
            <w:rFonts w:asciiTheme="majorHAnsi" w:hAnsiTheme="majorHAnsi" w:cstheme="majorHAnsi"/>
          </w:rPr>
          <w:t xml:space="preserve">In practice, </w:t>
        </w:r>
      </w:ins>
      <w:del w:id="131" w:author="LEONARDO HERNAN TALERO SARMIENTO" w:date="2026-08-02T10:55:00Z" w16du:dateUtc="2026-08-02T15:55:00Z">
        <w:r w:rsidR="009F5E07" w:rsidDel="00D8478B">
          <w:rPr>
            <w:rFonts w:asciiTheme="majorHAnsi" w:hAnsiTheme="majorHAnsi" w:cstheme="majorHAnsi"/>
          </w:rPr>
          <w:delText>This</w:delText>
        </w:r>
      </w:del>
      <w:ins w:id="132" w:author="LEONARDO HERNAN TALERO SARMIENTO" w:date="2026-08-02T10:55:00Z" w16du:dateUtc="2026-08-02T15:55:00Z">
        <w:r>
          <w:rPr>
            <w:rFonts w:asciiTheme="majorHAnsi" w:hAnsiTheme="majorHAnsi" w:cstheme="majorHAnsi"/>
          </w:rPr>
          <w:t>the</w:t>
        </w:r>
      </w:ins>
      <w:r w:rsidR="009F5E07">
        <w:rPr>
          <w:rFonts w:asciiTheme="majorHAnsi" w:hAnsiTheme="majorHAnsi" w:cstheme="majorHAnsi"/>
        </w:rPr>
        <w:t xml:space="preserve"> </w:t>
      </w:r>
      <w:proofErr w:type="spellStart"/>
      <w:r w:rsidR="009F5E07">
        <w:rPr>
          <w:rFonts w:asciiTheme="majorHAnsi" w:hAnsiTheme="majorHAnsi" w:cstheme="majorHAnsi"/>
        </w:rPr>
        <w:t>legitimising</w:t>
      </w:r>
      <w:proofErr w:type="spellEnd"/>
      <w:r w:rsidR="009F5E07">
        <w:rPr>
          <w:rFonts w:asciiTheme="majorHAnsi" w:hAnsiTheme="majorHAnsi" w:cstheme="majorHAnsi"/>
        </w:rPr>
        <w:t xml:space="preserve"> function is visible in both cases, although it operates differently. In the Andean agreement, evaluation reports, committees and consultation procedures demonstrate that implementation is subject to continuing oversight. These institutions support presenting the agreement as governed rather than merely liberalising. In Mercosur, stronger commitments on climate and deforestation helped respond to a much more visible crisis by allowing the parties to frame the agreement as compatible with the Green Deal. Sustainability provisions therefore contributed to both political manageability and regulatory content.</w:t>
      </w:r>
    </w:p>
    <w:p w14:paraId="63D16EE5" w14:textId="77777777" w:rsidR="009F5E07" w:rsidRPr="004248F3" w:rsidRDefault="009F5E07" w:rsidP="009F5E07">
      <w:pPr>
        <w:rPr>
          <w:rFonts w:asciiTheme="majorHAnsi" w:hAnsiTheme="majorHAnsi" w:cstheme="majorHAnsi"/>
        </w:rPr>
      </w:pPr>
      <w:r>
        <w:rPr>
          <w:rFonts w:asciiTheme="majorHAnsi" w:hAnsiTheme="majorHAnsi" w:cstheme="majorHAnsi"/>
        </w:rPr>
        <w:t>Describing them as legitimacy devices does not mean that they lack effects. Institutional language can influence administrative agendas, generate evidence, empower some actors and establish standards against which governments may be criticised. The problem arises when legitimacy substitutes for settlement. The parties may repeatedly affirm common objectives without determining who will finance compliance, how evidence will be shared, how affected communities will participate, or what remedies will follow persistent non-implementation.</w:t>
      </w:r>
    </w:p>
    <w:p w14:paraId="749824B3" w14:textId="77777777" w:rsidR="009F5E07" w:rsidRPr="004248F3" w:rsidRDefault="009F5E07" w:rsidP="009F5E07">
      <w:pPr>
        <w:rPr>
          <w:rFonts w:asciiTheme="majorHAnsi" w:hAnsiTheme="majorHAnsi" w:cstheme="majorHAnsi"/>
        </w:rPr>
      </w:pPr>
      <w:r>
        <w:rPr>
          <w:rFonts w:asciiTheme="majorHAnsi" w:hAnsiTheme="majorHAnsi" w:cstheme="majorHAnsi"/>
        </w:rPr>
        <w:t>Under those conditions, sustainability governance stabilises conflict rather than resolving it. The resulting regime is fragmented because trade agreements, autonomous regulations, evaluations and cooperation programmes follow different institutional logics. It is also hierarchical because the EU retains greater authority to define market conditions, while partner governments and producers bear much of the immediate burden of adjustment. Legitimacy effects can therefore exceed demonstrated environmental effects even when the provisions themselves are meaningful.</w:t>
      </w:r>
    </w:p>
    <w:p w14:paraId="0BC4DB3F" w14:textId="77777777" w:rsidR="009F5E07" w:rsidRPr="004248F3" w:rsidRDefault="009F5E07" w:rsidP="005C5D8F">
      <w:pPr>
        <w:pStyle w:val="Ttulo2"/>
      </w:pPr>
      <w:r>
        <w:t>A more transformative model would connect obligations, resources and accountability</w:t>
      </w:r>
    </w:p>
    <w:p w14:paraId="1A1BA8E0" w14:textId="6DDCBF98" w:rsidR="009F5E07" w:rsidRPr="004248F3" w:rsidRDefault="009F5E07" w:rsidP="009F5E07">
      <w:pPr>
        <w:rPr>
          <w:rFonts w:asciiTheme="majorHAnsi" w:hAnsiTheme="majorHAnsi" w:cstheme="majorHAnsi"/>
        </w:rPr>
      </w:pPr>
      <w:r>
        <w:rPr>
          <w:rFonts w:asciiTheme="majorHAnsi" w:hAnsiTheme="majorHAnsi" w:cstheme="majorHAnsi"/>
        </w:rPr>
        <w:t xml:space="preserve">The comparison </w:t>
      </w:r>
      <w:del w:id="133" w:author="LEONARDO HERNAN TALERO SARMIENTO" w:date="2026-08-02T10:47:00Z" w16du:dateUtc="2026-08-02T15:47:00Z">
        <w:r w:rsidDel="00CF3940">
          <w:rPr>
            <w:rFonts w:asciiTheme="majorHAnsi" w:hAnsiTheme="majorHAnsi" w:cstheme="majorHAnsi"/>
          </w:rPr>
          <w:delText xml:space="preserve">finally </w:delText>
        </w:r>
      </w:del>
      <w:r>
        <w:rPr>
          <w:rFonts w:asciiTheme="majorHAnsi" w:hAnsiTheme="majorHAnsi" w:cstheme="majorHAnsi"/>
        </w:rPr>
        <w:t xml:space="preserve">identifies the conditions under which </w:t>
      </w:r>
      <w:del w:id="134" w:author="LEONARDO HERNAN TALERO SARMIENTO" w:date="2026-08-02T10:47:00Z" w16du:dateUtc="2026-08-02T15:47:00Z">
        <w:r w:rsidDel="00CF3940">
          <w:rPr>
            <w:rFonts w:asciiTheme="majorHAnsi" w:hAnsiTheme="majorHAnsi" w:cstheme="majorHAnsi"/>
          </w:rPr>
          <w:delText xml:space="preserve">externalisation </w:delText>
        </w:r>
      </w:del>
      <w:ins w:id="135" w:author="LEONARDO HERNAN TALERO SARMIENTO" w:date="2026-08-02T10:47:00Z" w16du:dateUtc="2026-08-02T15:47:00Z">
        <w:r w:rsidR="00CF3940">
          <w:rPr>
            <w:rFonts w:asciiTheme="majorHAnsi" w:hAnsiTheme="majorHAnsi" w:cstheme="majorHAnsi"/>
          </w:rPr>
          <w:t xml:space="preserve">this regulatory reach </w:t>
        </w:r>
      </w:ins>
      <w:r>
        <w:rPr>
          <w:rFonts w:asciiTheme="majorHAnsi" w:hAnsiTheme="majorHAnsi" w:cstheme="majorHAnsi"/>
        </w:rPr>
        <w:t>could become more transformative. Obligations must generate measurable duties, monitoring must rest on shared and credible data, and affected actors must have meaningful opportunities to influence implementation. Cooperation and finance are especially important where European requirements presuppose public registries, geolocation tools, traceability infrastructure or enforcement capacities that are unevenly distributed. Enforcement must also carry consequences, although sanctions alone cannot reorganise production or correct unequal bargaining power.</w:t>
      </w:r>
    </w:p>
    <w:p w14:paraId="322A5A90" w14:textId="77777777" w:rsidR="009F5E07" w:rsidRPr="004248F3" w:rsidRDefault="009F5E07" w:rsidP="009F5E07">
      <w:pPr>
        <w:rPr>
          <w:rFonts w:asciiTheme="majorHAnsi" w:hAnsiTheme="majorHAnsi" w:cstheme="majorHAnsi"/>
        </w:rPr>
      </w:pPr>
      <w:r>
        <w:rPr>
          <w:rFonts w:asciiTheme="majorHAnsi" w:hAnsiTheme="majorHAnsi" w:cstheme="majorHAnsi"/>
        </w:rPr>
        <w:lastRenderedPageBreak/>
        <w:t>These conditions place responsibilities on the EU as well as on trading partners. A credible model would combine regulatory leverage with financial and administrative support, permit contextual adaptation without abandoning accountability and specify remedies when implementation fails. This provides a practical test of the legitimacy-device thesis: sustainability provisions that connect rules, resources, participation and remedy do more than justify liberalisation.</w:t>
      </w:r>
    </w:p>
    <w:p w14:paraId="1DE12134" w14:textId="77777777" w:rsidR="009F5E07" w:rsidRPr="004248F3" w:rsidRDefault="009F5E07" w:rsidP="009F5E07">
      <w:pPr>
        <w:rPr>
          <w:rFonts w:asciiTheme="majorHAnsi" w:hAnsiTheme="majorHAnsi" w:cstheme="majorHAnsi"/>
        </w:rPr>
      </w:pPr>
      <w:r>
        <w:rPr>
          <w:rFonts w:asciiTheme="majorHAnsi" w:hAnsiTheme="majorHAnsi" w:cstheme="majorHAnsi"/>
        </w:rPr>
        <w:t>The principal obstacle is the fragmented allocation of authority. Agreements depend on negotiation and reciprocity; the EUDR arises from autonomous EU legislation; evaluations produce knowledge without rewriting legal obligations; and cooperation programmes may build capacity without imposing accountability. Their timelines also differ. Regulatory ambition can advance before partner-country data systems are operational, while committees may identify problems without controlling the resources required to address them.</w:t>
      </w:r>
    </w:p>
    <w:p w14:paraId="60C38807" w14:textId="1B6F2022" w:rsidR="008E28CD" w:rsidRPr="004248F3" w:rsidRDefault="00D8478B" w:rsidP="009F5E07">
      <w:pPr>
        <w:rPr>
          <w:rFonts w:asciiTheme="majorHAnsi" w:hAnsiTheme="majorHAnsi" w:cstheme="majorHAnsi"/>
        </w:rPr>
      </w:pPr>
      <w:ins w:id="136" w:author="LEONARDO HERNAN TALERO SARMIENTO" w:date="2026-08-02T10:55:00Z" w16du:dateUtc="2026-08-02T15:55:00Z">
        <w:r w:rsidRPr="00D8478B">
          <w:rPr>
            <w:rFonts w:asciiTheme="majorHAnsi" w:hAnsiTheme="majorHAnsi" w:cstheme="majorHAnsi"/>
          </w:rPr>
          <w:t>Taken together, these findings support a necessarily qualified comparative conclusion.</w:t>
        </w:r>
      </w:ins>
      <w:del w:id="137" w:author="LEONARDO HERNAN TALERO SARMIENTO" w:date="2026-08-02T10:55:00Z" w16du:dateUtc="2026-08-02T15:55:00Z">
        <w:r w:rsidR="009F5E07" w:rsidDel="00D8478B">
          <w:rPr>
            <w:rFonts w:asciiTheme="majorHAnsi" w:hAnsiTheme="majorHAnsi" w:cstheme="majorHAnsi"/>
          </w:rPr>
          <w:delText>The comparative conclusion is therefore necessarily qualified.</w:delText>
        </w:r>
      </w:del>
      <w:r w:rsidR="009F5E07">
        <w:rPr>
          <w:rFonts w:asciiTheme="majorHAnsi" w:hAnsiTheme="majorHAnsi" w:cstheme="majorHAnsi"/>
        </w:rPr>
        <w:t xml:space="preserve"> The EU has expanded the environmental reach of its trade policy, but regulatory reach has outpaced the institutional capacity to make it equitable, effective and politically durable. The Andean agreement demonstrates how sustainability can be normalised through procedure; Mercosur reveals the conflicts that emerge when </w:t>
      </w:r>
      <w:ins w:id="138" w:author="LEONARDO HERNAN TALERO SARMIENTO" w:date="2026-08-02T10:48:00Z" w16du:dateUtc="2026-08-02T15:48:00Z">
        <w:r w:rsidR="00CF3940" w:rsidRPr="00CF3940">
          <w:rPr>
            <w:rFonts w:asciiTheme="majorHAnsi" w:hAnsiTheme="majorHAnsi" w:cstheme="majorHAnsi"/>
          </w:rPr>
          <w:t>EU regulatory projection</w:t>
        </w:r>
        <w:r w:rsidR="00CF3940">
          <w:rPr>
            <w:rFonts w:asciiTheme="majorHAnsi" w:hAnsiTheme="majorHAnsi" w:cstheme="majorHAnsi"/>
          </w:rPr>
          <w:t xml:space="preserve"> </w:t>
        </w:r>
      </w:ins>
      <w:del w:id="139" w:author="LEONARDO HERNAN TALERO SARMIENTO" w:date="2026-08-02T10:48:00Z" w16du:dateUtc="2026-08-02T15:48:00Z">
        <w:r w:rsidR="009F5E07" w:rsidDel="00CF3940">
          <w:rPr>
            <w:rFonts w:asciiTheme="majorHAnsi" w:hAnsiTheme="majorHAnsi" w:cstheme="majorHAnsi"/>
          </w:rPr>
          <w:delText xml:space="preserve">externalisation </w:delText>
        </w:r>
      </w:del>
      <w:r w:rsidR="009F5E07">
        <w:rPr>
          <w:rFonts w:asciiTheme="majorHAnsi" w:hAnsiTheme="majorHAnsi" w:cstheme="majorHAnsi"/>
        </w:rPr>
        <w:t>intersects with land use, sovereignty and strategic bargaining; and the EUDR shows that autonomous regulation offers greater legal force without escaping distributive and implementation problems. Together, the cases show that asymmetric greening is not a temporary imperfection of EU trade governance. It is a structural tension between the Union’s capacity to define environmental conditions and its more limited capacity to support and govern the transformations those conditions require.</w:t>
      </w:r>
    </w:p>
    <w:p w14:paraId="484660F7" w14:textId="77777777" w:rsidR="008E28CD" w:rsidRPr="004248F3" w:rsidRDefault="00000000">
      <w:pPr>
        <w:pStyle w:val="Ttulo1"/>
        <w:rPr>
          <w:rFonts w:cstheme="majorHAnsi"/>
        </w:rPr>
      </w:pPr>
      <w:r>
        <w:rPr>
          <w:rFonts w:cstheme="majorHAnsi"/>
        </w:rPr>
        <w:t>Conclusion: integration without settlement</w:t>
      </w:r>
    </w:p>
    <w:p w14:paraId="4F02B733" w14:textId="77777777" w:rsidR="008E28CD" w:rsidRPr="004248F3" w:rsidRDefault="00000000">
      <w:pPr>
        <w:rPr>
          <w:rFonts w:asciiTheme="majorHAnsi" w:hAnsiTheme="majorHAnsi" w:cstheme="majorHAnsi"/>
        </w:rPr>
      </w:pPr>
      <w:r>
        <w:rPr>
          <w:rFonts w:asciiTheme="majorHAnsi" w:hAnsiTheme="majorHAnsi" w:cstheme="majorHAnsi"/>
        </w:rPr>
        <w:t>Can EU trade policy with Latin America be understood as an instrument of European integration? The answer is yes, but only if integration is understood as a differentiated process that extends European rules, procedures and political categories beyond the Union's territory. The EU-Andean and EU-Mercosur agreements show that trade can create durable cross-border institutional relations. It can organise evaluation, committee work, reporting, due diligence and public expectations. In that sense, it is not external to European integration. It is one of its contemporary forms.</w:t>
      </w:r>
    </w:p>
    <w:p w14:paraId="363B06B4" w14:textId="3B76947D" w:rsidR="008E28CD" w:rsidRPr="004248F3" w:rsidRDefault="00D8478B">
      <w:pPr>
        <w:rPr>
          <w:rFonts w:asciiTheme="majorHAnsi" w:hAnsiTheme="majorHAnsi" w:cstheme="majorHAnsi"/>
        </w:rPr>
      </w:pPr>
      <w:ins w:id="140" w:author="LEONARDO HERNAN TALERO SARMIENTO" w:date="2026-08-02T10:56:00Z" w16du:dateUtc="2026-08-02T15:56:00Z">
        <w:r w:rsidRPr="00D8478B">
          <w:rPr>
            <w:rFonts w:asciiTheme="majorHAnsi" w:hAnsiTheme="majorHAnsi" w:cstheme="majorHAnsi"/>
          </w:rPr>
          <w:t>Ecological transformation, however, produces a more qualified answer.</w:t>
        </w:r>
      </w:ins>
      <w:del w:id="141" w:author="LEONARDO HERNAN TALERO SARMIENTO" w:date="2026-08-02T10:56:00Z" w16du:dateUtc="2026-08-02T15:56:00Z">
        <w:r w:rsidR="00000000" w:rsidDel="00D8478B">
          <w:rPr>
            <w:rFonts w:asciiTheme="majorHAnsi" w:hAnsiTheme="majorHAnsi" w:cstheme="majorHAnsi"/>
          </w:rPr>
          <w:delText>The answer is more qualified if integration is expected to deliver ecological transformation.</w:delText>
        </w:r>
      </w:del>
      <w:r w:rsidR="00000000">
        <w:rPr>
          <w:rFonts w:asciiTheme="majorHAnsi" w:hAnsiTheme="majorHAnsi" w:cstheme="majorHAnsi"/>
        </w:rPr>
        <w:t xml:space="preserve"> The common TSD template does not determine outcomes. In the Andean case, it has supported a relatively quiet process of institutionalisation and ex post evaluation. In the Mercosur case, it has been drawn into a conflict over agricultural access, deforestation, geopolitical strategy</w:t>
      </w:r>
      <w:del w:id="142" w:author="LEONARDO HERNAN TALERO SARMIENTO" w:date="2026-08-02T10:56:00Z" w16du:dateUtc="2026-08-02T15:56:00Z">
        <w:r w:rsidR="00000000" w:rsidDel="00D8478B">
          <w:rPr>
            <w:rFonts w:asciiTheme="majorHAnsi" w:hAnsiTheme="majorHAnsi" w:cstheme="majorHAnsi"/>
          </w:rPr>
          <w:delText xml:space="preserve"> and Green Deal credibility</w:delText>
        </w:r>
      </w:del>
      <w:ins w:id="143" w:author="LEONARDO HERNAN TALERO SARMIENTO" w:date="2026-08-02T10:56:00Z" w16du:dateUtc="2026-08-02T15:56:00Z">
        <w:r>
          <w:rPr>
            <w:rFonts w:asciiTheme="majorHAnsi" w:hAnsiTheme="majorHAnsi" w:cstheme="majorHAnsi"/>
          </w:rPr>
          <w:t>, and the credibility of the Green Deal</w:t>
        </w:r>
      </w:ins>
      <w:r w:rsidR="00000000">
        <w:rPr>
          <w:rFonts w:asciiTheme="majorHAnsi" w:hAnsiTheme="majorHAnsi" w:cstheme="majorHAnsi"/>
        </w:rPr>
        <w:t>. The same broad repertoire can therefore stabilise cooperation in one setting and expose contradiction in another.</w:t>
      </w:r>
    </w:p>
    <w:p w14:paraId="117D05CE" w14:textId="0B3A9411" w:rsidR="008E28CD" w:rsidRPr="004248F3" w:rsidRDefault="00D8478B">
      <w:pPr>
        <w:rPr>
          <w:rFonts w:asciiTheme="majorHAnsi" w:hAnsiTheme="majorHAnsi" w:cstheme="majorHAnsi"/>
        </w:rPr>
      </w:pPr>
      <w:ins w:id="144" w:author="LEONARDO HERNAN TALERO SARMIENTO" w:date="2026-08-02T10:57:00Z" w16du:dateUtc="2026-08-02T15:57:00Z">
        <w:r w:rsidRPr="00D8478B">
          <w:rPr>
            <w:rFonts w:asciiTheme="majorHAnsi" w:hAnsiTheme="majorHAnsi" w:cstheme="majorHAnsi"/>
          </w:rPr>
          <w:t>The counterintuitive conclusion is that greener treaty language may coincide with weaker transformative capacity</w:t>
        </w:r>
      </w:ins>
      <w:del w:id="145" w:author="LEONARDO HERNAN TALERO SARMIENTO" w:date="2026-08-02T10:57:00Z" w16du:dateUtc="2026-08-02T15:57:00Z">
        <w:r w:rsidR="00000000" w:rsidDel="00D8478B">
          <w:rPr>
            <w:rFonts w:asciiTheme="majorHAnsi" w:hAnsiTheme="majorHAnsi" w:cstheme="majorHAnsi"/>
          </w:rPr>
          <w:delText>The chapter's counterintuitive conclusion is that greener treaty language may coincide with weaker transformative capacity</w:delText>
        </w:r>
      </w:del>
      <w:r w:rsidR="00000000">
        <w:rPr>
          <w:rFonts w:asciiTheme="majorHAnsi" w:hAnsiTheme="majorHAnsi" w:cstheme="majorHAnsi"/>
        </w:rPr>
        <w:t xml:space="preserve"> when environmental ambition is used to make market opening politically acceptable without resolving the material conflicts of decarbonisation. This is not an argument against sustainability provisions. It is an argument for evaluating what they do. They can create cooperation, information and political leverage. They can also function as legitimacy devices that defer questions of responsibility, financing and enforcement.</w:t>
      </w:r>
    </w:p>
    <w:p w14:paraId="04545E38" w14:textId="77777777" w:rsidR="008E28CD" w:rsidRPr="004248F3" w:rsidRDefault="00000000">
      <w:pPr>
        <w:rPr>
          <w:rFonts w:asciiTheme="majorHAnsi" w:hAnsiTheme="majorHAnsi" w:cstheme="majorHAnsi"/>
        </w:rPr>
      </w:pPr>
      <w:r>
        <w:rPr>
          <w:rFonts w:asciiTheme="majorHAnsi" w:hAnsiTheme="majorHAnsi" w:cstheme="majorHAnsi"/>
        </w:rPr>
        <w:lastRenderedPageBreak/>
        <w:t>The EUDR strengthens this conclusion by showing that autonomous regulation is not a simple alternative to negotiated trade governance. It can provide a sharper market signal, but its implementation has also been amended and delayed. The evidence therefore points toward a fragmented regime rather than a single European model of green integration. Trade agreements, autonomous regulations, evaluation systems and cooperation initiatives overlap, sometimes reinforcing one another and sometimes producing new asymmetries.</w:t>
      </w:r>
    </w:p>
    <w:p w14:paraId="33AF4E88" w14:textId="0795C1EB" w:rsidR="008E28CD" w:rsidRPr="004248F3" w:rsidRDefault="00000000">
      <w:pPr>
        <w:rPr>
          <w:rFonts w:asciiTheme="majorHAnsi" w:hAnsiTheme="majorHAnsi" w:cstheme="majorHAnsi"/>
        </w:rPr>
      </w:pPr>
      <w:del w:id="146" w:author="LEONARDO HERNAN TALERO SARMIENTO" w:date="2026-08-02T10:57:00Z" w16du:dateUtc="2026-08-02T15:57:00Z">
        <w:r w:rsidDel="00D8478B">
          <w:rPr>
            <w:rFonts w:asciiTheme="majorHAnsi" w:hAnsiTheme="majorHAnsi" w:cstheme="majorHAnsi"/>
          </w:rPr>
          <w:delText>This f</w:delText>
        </w:r>
      </w:del>
      <w:ins w:id="147" w:author="LEONARDO HERNAN TALERO SARMIENTO" w:date="2026-08-02T10:57:00Z" w16du:dateUtc="2026-08-02T15:57:00Z">
        <w:r w:rsidR="00D8478B">
          <w:rPr>
            <w:rFonts w:asciiTheme="majorHAnsi" w:hAnsiTheme="majorHAnsi" w:cstheme="majorHAnsi"/>
          </w:rPr>
          <w:t>F</w:t>
        </w:r>
      </w:ins>
      <w:r>
        <w:rPr>
          <w:rFonts w:asciiTheme="majorHAnsi" w:hAnsiTheme="majorHAnsi" w:cstheme="majorHAnsi"/>
        </w:rPr>
        <w:t>ragmentation also limits accountability. A treaty committee, an importing firm</w:t>
      </w:r>
      <w:del w:id="148" w:author="LEONARDO HERNAN TALERO SARMIENTO" w:date="2026-08-02T10:57:00Z" w16du:dateUtc="2026-08-02T15:57:00Z">
        <w:r w:rsidDel="00D8478B">
          <w:rPr>
            <w:rFonts w:asciiTheme="majorHAnsi" w:hAnsiTheme="majorHAnsi" w:cstheme="majorHAnsi"/>
          </w:rPr>
          <w:delText xml:space="preserve"> and a partner-country authority may each comply with its own procedure while no institution takes</w:delText>
        </w:r>
      </w:del>
      <w:ins w:id="149" w:author="LEONARDO HERNAN TALERO SARMIENTO" w:date="2026-08-02T10:57:00Z" w16du:dateUtc="2026-08-02T15:57:00Z">
        <w:r w:rsidR="00D8478B">
          <w:rPr>
            <w:rFonts w:asciiTheme="majorHAnsi" w:hAnsiTheme="majorHAnsi" w:cstheme="majorHAnsi"/>
          </w:rPr>
          <w:t>, and a partner-country authority may each follow their own procedures, with no institution taking</w:t>
        </w:r>
      </w:ins>
      <w:r>
        <w:rPr>
          <w:rFonts w:asciiTheme="majorHAnsi" w:hAnsiTheme="majorHAnsi" w:cstheme="majorHAnsi"/>
        </w:rPr>
        <w:t xml:space="preserve"> responsibility for the combined environmental and social outcome. Integration without institutional coordination can therefore increase regulatory density without settling the underlying conflict.</w:t>
      </w:r>
    </w:p>
    <w:p w14:paraId="6764761F" w14:textId="77777777" w:rsidR="008E28CD" w:rsidRPr="004248F3" w:rsidRDefault="00000000">
      <w:pPr>
        <w:rPr>
          <w:rFonts w:asciiTheme="majorHAnsi" w:hAnsiTheme="majorHAnsi" w:cstheme="majorHAnsi"/>
        </w:rPr>
      </w:pPr>
      <w:r>
        <w:rPr>
          <w:rFonts w:asciiTheme="majorHAnsi" w:hAnsiTheme="majorHAnsi" w:cstheme="majorHAnsi"/>
        </w:rPr>
        <w:t>The political question that follows is who bears the costs of this arrangement. If the EU externalises standards without externalising capacity and resources, producers and partner governments will bear a disproportionate share of compliance costs. If it softens standards to preserve strategic access, ecological ambition may become a language of reassurance rather than transformation. A more credible approach would treat market access, environmental protection and distributive responsibility as connected elements of the same integration project.</w:t>
      </w:r>
    </w:p>
    <w:p w14:paraId="14145E61" w14:textId="6F4AED0C" w:rsidR="008E28CD" w:rsidRPr="004248F3" w:rsidRDefault="00D8478B">
      <w:pPr>
        <w:rPr>
          <w:rFonts w:asciiTheme="majorHAnsi" w:hAnsiTheme="majorHAnsi" w:cstheme="majorHAnsi"/>
        </w:rPr>
      </w:pPr>
      <w:ins w:id="150" w:author="LEONARDO HERNAN TALERO SARMIENTO" w:date="2026-08-02T10:58:00Z" w16du:dateUtc="2026-08-02T15:58:00Z">
        <w:r w:rsidRPr="00D8478B">
          <w:rPr>
            <w:rFonts w:asciiTheme="majorHAnsi" w:hAnsiTheme="majorHAnsi" w:cstheme="majorHAnsi"/>
          </w:rPr>
          <w:t>Rather than providing a finished model, the EU’s Latin American agreements constitute a field in which the future of European integration is being negotiated beyond Europe</w:t>
        </w:r>
      </w:ins>
      <w:del w:id="151" w:author="LEONARDO HERNAN TALERO SARMIENTO" w:date="2026-08-02T10:58:00Z" w16du:dateUtc="2026-08-02T15:58:00Z">
        <w:r w:rsidR="00000000" w:rsidDel="00D8478B">
          <w:rPr>
            <w:rFonts w:asciiTheme="majorHAnsi" w:hAnsiTheme="majorHAnsi" w:cstheme="majorHAnsi"/>
          </w:rPr>
          <w:delText>The EU's Latin American agreements do not provide a finished model. They provide a field in which the future of European integration is being negotiated beyond Europe</w:delText>
        </w:r>
      </w:del>
      <w:r w:rsidR="00000000">
        <w:rPr>
          <w:rFonts w:asciiTheme="majorHAnsi" w:hAnsiTheme="majorHAnsi" w:cstheme="majorHAnsi"/>
        </w:rPr>
        <w:t>. Their significance lies not in proving that trade is either green or ungreen, but in showing how sustainability becomes a transnational struggle over authority, evidence and costs. The task for the next phase of European trade policy is to close the distance between the rules it projects and the capacities it helps create. Without that link, green integration will remain integration by contradiction.</w:t>
      </w:r>
    </w:p>
    <w:p w14:paraId="6C755DEB" w14:textId="77777777" w:rsidR="008E28CD" w:rsidRPr="004248F3" w:rsidRDefault="00000000">
      <w:pPr>
        <w:rPr>
          <w:rFonts w:asciiTheme="majorHAnsi" w:hAnsiTheme="majorHAnsi" w:cstheme="majorHAnsi"/>
        </w:rPr>
      </w:pPr>
      <w:r>
        <w:rPr>
          <w:rFonts w:asciiTheme="majorHAnsi" w:hAnsiTheme="majorHAnsi" w:cstheme="majorHAnsi"/>
        </w:rPr>
        <w:br w:type="page"/>
      </w:r>
    </w:p>
    <w:p w14:paraId="6DA0E06D" w14:textId="77777777" w:rsidR="008E28CD" w:rsidRPr="004248F3" w:rsidRDefault="00000000">
      <w:pPr>
        <w:pStyle w:val="Ttulo1"/>
        <w:rPr>
          <w:rFonts w:cstheme="majorHAnsi"/>
        </w:rPr>
      </w:pPr>
      <w:r>
        <w:rPr>
          <w:rFonts w:cstheme="majorHAnsi"/>
        </w:rPr>
        <w:lastRenderedPageBreak/>
        <w:t>References</w:t>
      </w:r>
    </w:p>
    <w:p w14:paraId="4FCEB08E" w14:textId="77777777" w:rsidR="008E28CD" w:rsidRPr="004248F3" w:rsidRDefault="00000000">
      <w:pPr>
        <w:pStyle w:val="Bibliografa1"/>
        <w:rPr>
          <w:rFonts w:asciiTheme="majorHAnsi" w:hAnsiTheme="majorHAnsi" w:cstheme="majorHAnsi"/>
        </w:rPr>
      </w:pPr>
      <w:r>
        <w:rPr>
          <w:rFonts w:asciiTheme="majorHAnsi" w:hAnsiTheme="majorHAnsi" w:cstheme="majorHAnsi"/>
        </w:rPr>
        <w:t>Akdogan, Saide Esra. 2025. "What Is There to Enforce? Multilateral Agreements and Standards in the Trade and Sustainable Development Chapters of the EU Free Trade Agreements." In EU External Relations Law and Sustainability: The EU, Third States and International Organizations, 137-166. The Hague: T.M.C. Asser Press. https://doi.org/10.1007/978-94-6265-655-0_7.</w:t>
      </w:r>
    </w:p>
    <w:p w14:paraId="47581446" w14:textId="77777777" w:rsidR="008E28CD" w:rsidRPr="004248F3" w:rsidRDefault="00000000">
      <w:pPr>
        <w:pStyle w:val="Bibliografa1"/>
        <w:rPr>
          <w:rFonts w:asciiTheme="majorHAnsi" w:hAnsiTheme="majorHAnsi" w:cstheme="majorHAnsi"/>
        </w:rPr>
      </w:pPr>
      <w:r w:rsidRPr="00C91B26">
        <w:rPr>
          <w:rFonts w:asciiTheme="majorHAnsi" w:hAnsiTheme="majorHAnsi" w:cstheme="majorHAnsi"/>
          <w:lang w:val="de-DE"/>
          <w:rPrChange w:id="152" w:author="LEONARDO HERNAN TALERO SARMIENTO" w:date="2026-08-02T10:31:00Z" w16du:dateUtc="2026-08-02T15:31:00Z">
            <w:rPr>
              <w:rFonts w:asciiTheme="majorHAnsi" w:hAnsiTheme="majorHAnsi" w:cstheme="majorHAnsi"/>
              <w:lang w:val="en-GB"/>
            </w:rPr>
          </w:rPrChange>
        </w:rPr>
        <w:t xml:space="preserve">Albertoni, Nicolas, and Rupert Schlegelmilch. </w:t>
      </w:r>
      <w:r>
        <w:rPr>
          <w:rFonts w:asciiTheme="majorHAnsi" w:hAnsiTheme="majorHAnsi" w:cstheme="majorHAnsi"/>
        </w:rPr>
        <w:t>2026. "EU-Mercosur: Negotiating and Concluding a Trade Agreement in an Age of Trade Uncertainty." World Trade Review: 1-12. https://doi.org/10.1017/S1474745626101517.</w:t>
      </w:r>
    </w:p>
    <w:p w14:paraId="190E8F5C" w14:textId="77777777" w:rsidR="00995C5C" w:rsidRDefault="00000000">
      <w:pPr>
        <w:pStyle w:val="Bibliografa1"/>
      </w:pPr>
      <w:r>
        <w:t>Bradford, Anu. 2012. "The Brussels Effect." Northwestern University Law Review 107 (1): 1-68. https://scholarlycommons.law.northwestern.edu/nulr/vol107/iss1/1.</w:t>
      </w:r>
    </w:p>
    <w:p w14:paraId="5E9E6C4D" w14:textId="77777777" w:rsidR="008E28CD" w:rsidRPr="004248F3" w:rsidRDefault="00000000">
      <w:pPr>
        <w:pStyle w:val="Bibliografa1"/>
        <w:rPr>
          <w:rFonts w:asciiTheme="majorHAnsi" w:hAnsiTheme="majorHAnsi" w:cstheme="majorHAnsi"/>
          <w:lang w:val="es-ES"/>
        </w:rPr>
      </w:pPr>
      <w:r>
        <w:rPr>
          <w:rFonts w:asciiTheme="majorHAnsi" w:hAnsiTheme="majorHAnsi" w:cstheme="majorHAnsi"/>
        </w:rPr>
        <w:t xml:space="preserve">Bradford, Anu. 2020. The Brussels Effect: How the European Union Rules the World. </w:t>
      </w:r>
      <w:r>
        <w:rPr>
          <w:rFonts w:asciiTheme="majorHAnsi" w:hAnsiTheme="majorHAnsi" w:cstheme="majorHAnsi"/>
          <w:lang w:val="es-ES"/>
        </w:rPr>
        <w:t>Oxford: Oxford University Press. https://doi.org/10.1093/oso/9780190088583.001.0001.</w:t>
      </w:r>
    </w:p>
    <w:p w14:paraId="7EADA26E" w14:textId="77777777" w:rsidR="008E28CD" w:rsidRPr="004248F3" w:rsidRDefault="00000000">
      <w:pPr>
        <w:pStyle w:val="Bibliografa1"/>
        <w:rPr>
          <w:rFonts w:asciiTheme="majorHAnsi" w:hAnsiTheme="majorHAnsi" w:cstheme="majorHAnsi"/>
        </w:rPr>
      </w:pPr>
      <w:r>
        <w:rPr>
          <w:rFonts w:asciiTheme="majorHAnsi" w:hAnsiTheme="majorHAnsi" w:cstheme="majorHAnsi"/>
          <w:lang w:val="es-ES"/>
        </w:rPr>
        <w:t xml:space="preserve">Cesar de Oliveira, Susan E. M., Jaqueline C. Visentin, Bruna F. Pavani, Paulo D. Branco, Marcello de Maria, and Rafael Loyola. </w:t>
      </w:r>
      <w:r>
        <w:rPr>
          <w:rFonts w:asciiTheme="majorHAnsi" w:hAnsiTheme="majorHAnsi" w:cstheme="majorHAnsi"/>
        </w:rPr>
        <w:t>2024. "The European Union-Mercosur Free Trade Agreement as a Tool for Environmentally Sustainable Land Use Governance." Environmental Science &amp; Policy 161: 103875. https://doi.org/10.1016/j.envsci.2024.103875.</w:t>
      </w:r>
    </w:p>
    <w:p w14:paraId="663D5BB5" w14:textId="77777777" w:rsidR="008E28CD" w:rsidRPr="004248F3" w:rsidRDefault="00000000">
      <w:pPr>
        <w:pStyle w:val="Bibliografa1"/>
        <w:rPr>
          <w:rFonts w:asciiTheme="majorHAnsi" w:hAnsiTheme="majorHAnsi" w:cstheme="majorHAnsi"/>
        </w:rPr>
      </w:pPr>
      <w:r>
        <w:rPr>
          <w:rFonts w:asciiTheme="majorHAnsi" w:hAnsiTheme="majorHAnsi" w:cstheme="majorHAnsi"/>
        </w:rPr>
        <w:t>Claar, Simone. 2022. "Green Colonialism in the European Green Deal: Continuities of Dependency and the Relationship of Forces between Europe and Africa." Culture, Practice &amp; Europeanization 7 (2): 262-274. https://doi.org/10.5771/2566-7742-2022-2-262.</w:t>
      </w:r>
    </w:p>
    <w:p w14:paraId="5AF4116F" w14:textId="77777777" w:rsidR="008E28CD" w:rsidRPr="004248F3" w:rsidRDefault="00000000">
      <w:pPr>
        <w:pStyle w:val="Bibliografa1"/>
        <w:rPr>
          <w:rFonts w:asciiTheme="majorHAnsi" w:hAnsiTheme="majorHAnsi" w:cstheme="majorHAnsi"/>
        </w:rPr>
      </w:pPr>
      <w:r>
        <w:rPr>
          <w:rFonts w:asciiTheme="majorHAnsi" w:hAnsiTheme="majorHAnsi" w:cstheme="majorHAnsi"/>
        </w:rPr>
        <w:t>Damro, Chad. 2015. "Market Power Europe: Exploring a Dynamic Conceptual Framework." Journal of European Public Policy 22 (9): 1336-1354. https://doi.org/10.1080/13501763.2015.1046903.</w:t>
      </w:r>
    </w:p>
    <w:p w14:paraId="604DB1A1"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2019. "The European Green Deal." COM(2019) 640 final. https://eur-lex.europa.eu/legal-content/EN/TXT/?uri=CELEX:52019DC0640.</w:t>
      </w:r>
    </w:p>
    <w:p w14:paraId="1FA45351"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2020. "European Commission Publishes Draft Sustainability Impact Assessment for the Trade Part of the EU-Mercosur Association Agreement." https://policy.trade.ec.europa.eu/news/european-commission-publishes-draft-sustainability-impact-assessment-trade-part-eu-mercosur-2020-07-08_en.</w:t>
      </w:r>
    </w:p>
    <w:p w14:paraId="7E1D1E7E"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2022. Ex-post Evaluation of the Implementation of the Trade Agreement between the EU and Its Member States and Colombia, Peru and Ecuador: Final Report, Volume I. Publications Office of the European Union. https://doi.org/10.2781/92363.</w:t>
      </w:r>
    </w:p>
    <w:p w14:paraId="3E27C055"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2023. "Ex-post Evaluations: Evaluation of the EU-Colombia/Ecuador/Peru Trade Agreement." https://policy.trade.ec.europa.eu/analysis-and-assessment/ex-post-evaluations_en.</w:t>
      </w:r>
    </w:p>
    <w:p w14:paraId="160A60C3"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2026a. "EU-Mercosur: Text of the Agreement." https://policy.trade.ec.europa.eu/eu-trade-relationships-country-and-region/countries-and-regions/mercosur/eu-mercosur-agreement/text-agreement_en.</w:t>
      </w:r>
    </w:p>
    <w:p w14:paraId="272ED130"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2026b. "Regulation on Deforestation-free Products." https://environment.ec.europa.eu/topics/forests/deforestation/regulation-deforestation-free-products_en.</w:t>
      </w:r>
    </w:p>
    <w:p w14:paraId="4A1BE8B1"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2026c. "EU-Mercosur Partnership Agreement: Trade and Sustainable Development." https://policy.trade.ec.europa.eu/eu-trade-relationships-country-and-region/countries-and-</w:t>
      </w:r>
      <w:r>
        <w:rPr>
          <w:rFonts w:asciiTheme="majorHAnsi" w:hAnsiTheme="majorHAnsi" w:cstheme="majorHAnsi"/>
        </w:rPr>
        <w:lastRenderedPageBreak/>
        <w:t>regions/mercosur/eu-mercosur-agreement/factsheet-eu-mercosur-partnership-agreement-trade-and-sustainable-development_en.</w:t>
      </w:r>
    </w:p>
    <w:p w14:paraId="2BBAA85E"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Commission. 2026d. "Commission Updates Product Scope and Digital Tools to Support Implementation of EU Deforestation Regulation." https://environment.ec.europa.eu/news/commission-updates-product-scope-and-tools-support-eudr-2026-07-13_en.</w:t>
      </w:r>
    </w:p>
    <w:p w14:paraId="32D9DE5D" w14:textId="77777777" w:rsidR="008E28CD" w:rsidRPr="004248F3" w:rsidRDefault="00000000">
      <w:pPr>
        <w:pStyle w:val="Bibliografa1"/>
        <w:rPr>
          <w:rFonts w:asciiTheme="majorHAnsi" w:hAnsiTheme="majorHAnsi" w:cstheme="majorHAnsi"/>
        </w:rPr>
      </w:pPr>
      <w:r>
        <w:rPr>
          <w:rFonts w:asciiTheme="majorHAnsi" w:hAnsiTheme="majorHAnsi" w:cstheme="majorHAnsi"/>
        </w:rPr>
        <w:t>European Parliament, and Council of the European Union. 2023. Regulation (EU) 2023/1115 of 31 May 2023 on Deforestation-free Products. Official Journal of the European Union, 206-247. https://eur-lex.europa.eu/eli/reg/2023/1115/2025-12-26/eng.</w:t>
      </w:r>
    </w:p>
    <w:p w14:paraId="6B3462CF" w14:textId="77777777" w:rsidR="008E28CD" w:rsidRPr="00AE73BF" w:rsidRDefault="00000000">
      <w:pPr>
        <w:pStyle w:val="Bibliografa1"/>
        <w:rPr>
          <w:rFonts w:asciiTheme="majorHAnsi" w:hAnsiTheme="majorHAnsi" w:cstheme="majorHAnsi"/>
          <w:lang w:val="fr-FR"/>
        </w:rPr>
      </w:pPr>
      <w:r>
        <w:rPr>
          <w:rFonts w:asciiTheme="majorHAnsi" w:hAnsiTheme="majorHAnsi" w:cstheme="majorHAnsi"/>
        </w:rPr>
        <w:t xml:space="preserve">European Parliament. 2019. "Resolution of 16 January 2019 on the Implementation of the EU-Colombia and Peru Trade Agreement." </w:t>
      </w:r>
      <w:r>
        <w:rPr>
          <w:rFonts w:asciiTheme="majorHAnsi" w:hAnsiTheme="majorHAnsi" w:cstheme="majorHAnsi"/>
          <w:lang w:val="fr-FR"/>
        </w:rPr>
        <w:t>P8_TA(2019)0031. https://www.europarl.europa.eu/doceo/document/TA-8-2019-0031_EN.html.</w:t>
      </w:r>
    </w:p>
    <w:p w14:paraId="53BF94E9" w14:textId="77777777" w:rsidR="008E28CD" w:rsidRPr="004248F3" w:rsidRDefault="00000000">
      <w:pPr>
        <w:pStyle w:val="Bibliografa1"/>
        <w:rPr>
          <w:rFonts w:asciiTheme="majorHAnsi" w:hAnsiTheme="majorHAnsi" w:cstheme="majorHAnsi"/>
        </w:rPr>
      </w:pPr>
      <w:r>
        <w:rPr>
          <w:rFonts w:asciiTheme="majorHAnsi" w:hAnsiTheme="majorHAnsi" w:cstheme="majorHAnsi"/>
        </w:rPr>
        <w:t>Fuchs, Richard, Joanna Raymond, Karina Winkler, and Mark Rounsevell. 2024. "The EU's New Anti-deforestation Law Has Severe Loopholes That Could Be Exploited by the Forthcoming EU-Mercosur Trade Agreement." Environmental Research Letters 19 (9): 091005. https://doi.org/10.1088/1748-9326/ad69ab.</w:t>
      </w:r>
    </w:p>
    <w:p w14:paraId="77C09644" w14:textId="77777777" w:rsidR="008E28CD" w:rsidRPr="004248F3" w:rsidRDefault="00000000">
      <w:pPr>
        <w:pStyle w:val="Bibliografa1"/>
        <w:rPr>
          <w:rFonts w:asciiTheme="majorHAnsi" w:hAnsiTheme="majorHAnsi" w:cstheme="majorHAnsi"/>
        </w:rPr>
      </w:pPr>
      <w:r>
        <w:rPr>
          <w:rFonts w:asciiTheme="majorHAnsi" w:hAnsiTheme="majorHAnsi" w:cstheme="majorHAnsi"/>
        </w:rPr>
        <w:t>Garcia, Maria J., and Arantza Gomez Arana. 2025. "Adaptation and Engagement with Contemporary Sustainability Challenges in the EU-Andean and EU-Central America Free Trade Agreements." Frontiers in Political Science 7: 1693155. https://doi.org/10.3389/fpos.2025.1693155.</w:t>
      </w:r>
    </w:p>
    <w:p w14:paraId="3251B6ED" w14:textId="77777777" w:rsidR="008E28CD" w:rsidRPr="004248F3" w:rsidRDefault="00000000">
      <w:pPr>
        <w:pStyle w:val="Bibliografa1"/>
        <w:rPr>
          <w:rFonts w:asciiTheme="majorHAnsi" w:hAnsiTheme="majorHAnsi" w:cstheme="majorHAnsi"/>
        </w:rPr>
      </w:pPr>
      <w:r>
        <w:rPr>
          <w:rFonts w:asciiTheme="majorHAnsi" w:hAnsiTheme="majorHAnsi" w:cstheme="majorHAnsi"/>
        </w:rPr>
        <w:t>Grieger, Gisela. 2023. EU Trade with Latin America and the Caribbean: Overview and Figures. European Parliamentary Research Service. https://doi.org/10.2861/026323.</w:t>
      </w:r>
    </w:p>
    <w:p w14:paraId="03E35E1F" w14:textId="77777777" w:rsidR="008E28CD" w:rsidRPr="004248F3" w:rsidRDefault="00000000">
      <w:pPr>
        <w:pStyle w:val="Bibliografa1"/>
        <w:rPr>
          <w:rFonts w:asciiTheme="majorHAnsi" w:hAnsiTheme="majorHAnsi" w:cstheme="majorHAnsi"/>
        </w:rPr>
      </w:pPr>
      <w:r>
        <w:rPr>
          <w:rFonts w:asciiTheme="majorHAnsi" w:hAnsiTheme="majorHAnsi" w:cstheme="majorHAnsi"/>
        </w:rPr>
        <w:t>Harrison, James, and Sophia Paulini. 2024. "Reinventing Trade, Environment and Development Interlinkages: Lessons from the EU-Mercosur Association Agreement." Journal of International Economic Law 27 (4): 723-740. https://doi.org/10.1093/jiel/jgae044.</w:t>
      </w:r>
    </w:p>
    <w:p w14:paraId="449E6B55" w14:textId="77777777" w:rsidR="00DA147D" w:rsidRPr="004248F3" w:rsidRDefault="00DA147D">
      <w:pPr>
        <w:pStyle w:val="Bibliografa1"/>
        <w:rPr>
          <w:rFonts w:asciiTheme="majorHAnsi" w:hAnsiTheme="majorHAnsi" w:cstheme="majorHAnsi"/>
        </w:rPr>
      </w:pPr>
      <w:r>
        <w:rPr>
          <w:rFonts w:asciiTheme="majorHAnsi" w:hAnsiTheme="majorHAnsi" w:cstheme="majorHAnsi"/>
        </w:rPr>
        <w:t>Judijanto, Loso. 2025. "Green Neo-colonialism or Sustainable Trade: EUDR's Equity Implications for Global South Smallholders." International Journal of Environmental Sciences 11 (5): 994-1003.</w:t>
      </w:r>
    </w:p>
    <w:p w14:paraId="0C886BD5" w14:textId="77777777" w:rsidR="00995C5C" w:rsidRDefault="00000000">
      <w:pPr>
        <w:pStyle w:val="Bibliografa1"/>
      </w:pPr>
      <w:r>
        <w:t>Lavenex, Sandra. 2004. "EU External Governance in Wider Europe." Journal of European Public Policy 11 (4): 680-700. https://doi.org/10.1080/1350176042000248098.</w:t>
      </w:r>
    </w:p>
    <w:p w14:paraId="689D7696" w14:textId="77777777" w:rsidR="008E28CD" w:rsidRPr="004248F3" w:rsidRDefault="00000000">
      <w:pPr>
        <w:pStyle w:val="Bibliografa1"/>
        <w:rPr>
          <w:rFonts w:asciiTheme="majorHAnsi" w:hAnsiTheme="majorHAnsi" w:cstheme="majorHAnsi"/>
        </w:rPr>
      </w:pPr>
      <w:r>
        <w:rPr>
          <w:rFonts w:asciiTheme="majorHAnsi" w:hAnsiTheme="majorHAnsi" w:cstheme="majorHAnsi"/>
        </w:rPr>
        <w:t>Lavenex, Sandra, and Frank Schimmelfennig. 2009. "EU Rules Beyond EU Borders: Theorizing External Governance in European Politics." Journal of European Public Policy 16 (6): 791-812. https://doi.org/10.1080/13501760903087696.</w:t>
      </w:r>
    </w:p>
    <w:p w14:paraId="7BDB38C6" w14:textId="77777777" w:rsidR="008E28CD" w:rsidRPr="004248F3" w:rsidRDefault="00000000">
      <w:pPr>
        <w:pStyle w:val="Bibliografa1"/>
        <w:rPr>
          <w:rFonts w:asciiTheme="majorHAnsi" w:hAnsiTheme="majorHAnsi" w:cstheme="majorHAnsi"/>
          <w:lang w:val="es-ES"/>
        </w:rPr>
      </w:pPr>
      <w:r>
        <w:rPr>
          <w:rFonts w:asciiTheme="majorHAnsi" w:hAnsiTheme="majorHAnsi" w:cstheme="majorHAnsi"/>
        </w:rPr>
        <w:t xml:space="preserve">Lima, Luciana Cristina da Conceicao, Sara Moreno Pires, and David Nunes Resende. 2026. "Influence of the European Green Deal on International Trade Agreements: Analysis of the EU-Mercosur Case." </w:t>
      </w:r>
      <w:r>
        <w:rPr>
          <w:rFonts w:asciiTheme="majorHAnsi" w:hAnsiTheme="majorHAnsi" w:cstheme="majorHAnsi"/>
          <w:lang w:val="es-ES"/>
        </w:rPr>
        <w:t>Revista de Direito Economico e Socioambiental 17 (1): e599. https://doi.org/10.7213/rev.dir.econ.soc.v17i1.33038.</w:t>
      </w:r>
    </w:p>
    <w:p w14:paraId="241DED6E" w14:textId="77777777" w:rsidR="008E28CD" w:rsidRPr="004248F3" w:rsidRDefault="00000000">
      <w:pPr>
        <w:pStyle w:val="Bibliografa1"/>
        <w:rPr>
          <w:rFonts w:asciiTheme="majorHAnsi" w:hAnsiTheme="majorHAnsi" w:cstheme="majorHAnsi"/>
        </w:rPr>
      </w:pPr>
      <w:r>
        <w:rPr>
          <w:rFonts w:asciiTheme="majorHAnsi" w:hAnsiTheme="majorHAnsi" w:cstheme="majorHAnsi"/>
        </w:rPr>
        <w:t>Manners, Ian. 2002. "Normative Power Europe: A Contradiction in Terms?" Journal of Common Market Studies 40 (2): 235-258. https://doi.org/10.1111/1468-5965.00353.</w:t>
      </w:r>
    </w:p>
    <w:p w14:paraId="2B2A6536" w14:textId="77777777" w:rsidR="008E28CD" w:rsidRPr="004248F3" w:rsidRDefault="00000000">
      <w:pPr>
        <w:pStyle w:val="Bibliografa1"/>
        <w:rPr>
          <w:rFonts w:asciiTheme="majorHAnsi" w:hAnsiTheme="majorHAnsi" w:cstheme="majorHAnsi"/>
        </w:rPr>
      </w:pPr>
      <w:r>
        <w:rPr>
          <w:rFonts w:asciiTheme="majorHAnsi" w:hAnsiTheme="majorHAnsi" w:cstheme="majorHAnsi"/>
        </w:rPr>
        <w:t>Marín Durán, Gracia. 2020. "Sustainable Development Chapters in EU Free Trade Agreements: Emerging Compliance Issues." Common Market Law Review 57 (4): 1031-1068. https://doi.org/10.54648/COLA2020715.</w:t>
      </w:r>
    </w:p>
    <w:p w14:paraId="147990B4" w14:textId="77777777" w:rsidR="00DA147D" w:rsidRPr="004248F3" w:rsidRDefault="00DA147D">
      <w:pPr>
        <w:pStyle w:val="Bibliografa1"/>
        <w:rPr>
          <w:rFonts w:asciiTheme="majorHAnsi" w:hAnsiTheme="majorHAnsi" w:cstheme="majorHAnsi"/>
        </w:rPr>
      </w:pPr>
      <w:r>
        <w:rPr>
          <w:rFonts w:asciiTheme="majorHAnsi" w:hAnsiTheme="majorHAnsi" w:cstheme="majorHAnsi"/>
        </w:rPr>
        <w:t>Olech, Igor, Katarzyna Krupska, and Katarzyna Kosior. 2025. "The Problem of Enforcing Environmental Clauses in the EU-Mercosur Partnership Agreement in the Context of the Discrepancy in Deforestation Indices." Forests 16 (12): 1821. https://doi.org/10.3390/f16121821.</w:t>
      </w:r>
    </w:p>
    <w:p w14:paraId="16B0F2D4" w14:textId="77777777" w:rsidR="008E28CD" w:rsidRPr="004248F3" w:rsidRDefault="00000000">
      <w:pPr>
        <w:pStyle w:val="Bibliografa1"/>
        <w:rPr>
          <w:rFonts w:asciiTheme="majorHAnsi" w:hAnsiTheme="majorHAnsi" w:cstheme="majorHAnsi"/>
        </w:rPr>
      </w:pPr>
      <w:r>
        <w:rPr>
          <w:rFonts w:asciiTheme="majorHAnsi" w:hAnsiTheme="majorHAnsi" w:cstheme="majorHAnsi"/>
        </w:rPr>
        <w:lastRenderedPageBreak/>
        <w:t>Remondino, Virginia. 2023. "New Generation Free Trade Agreements at a Crossroads: Assessing Environmental Enforcement of the EU's Trade and Sustainable Development Chapters." University of Bologna Law Review 8 (1): 149-186. https://doi.org/10.6092/issn.2531-6133/18009.</w:t>
      </w:r>
    </w:p>
    <w:p w14:paraId="1D6073A7" w14:textId="77777777" w:rsidR="00432E29" w:rsidRPr="004248F3" w:rsidRDefault="00432E29">
      <w:pPr>
        <w:pStyle w:val="Bibliografa1"/>
        <w:rPr>
          <w:rFonts w:asciiTheme="majorHAnsi" w:hAnsiTheme="majorHAnsi" w:cstheme="majorHAnsi"/>
        </w:rPr>
      </w:pPr>
      <w:r>
        <w:t>Schimmelfennig, Frank. 2021. “Rebordering Europe: External Boundaries and Integration in the European Union.” Journal of European Public Policy 28 (3): 311–330. https://doi.org/10.1080/13501763.2021.1881589.</w:t>
      </w:r>
    </w:p>
    <w:p w14:paraId="18418FD5" w14:textId="77777777" w:rsidR="00432E29" w:rsidRPr="004248F3" w:rsidRDefault="00432E29">
      <w:pPr>
        <w:pStyle w:val="Bibliografa1"/>
        <w:rPr>
          <w:rFonts w:asciiTheme="majorHAnsi" w:hAnsiTheme="majorHAnsi" w:cstheme="majorHAnsi"/>
        </w:rPr>
      </w:pPr>
      <w:r>
        <w:t>von der Leyen, Ursula, David Sassoli, and Charles Michel. 2020. “Joint Press Statement on the Withdrawal of the United Kingdom from the European Union.” 31 January 2020. https://enlargement.ec.europa.eu/news/joint-press-statement-president-von-der-leyen-president-sassoli-and-president-michel-withdrawal-2020-01-31_en.</w:t>
      </w:r>
    </w:p>
    <w:p w14:paraId="2637A0C4" w14:textId="77777777" w:rsidR="008E28CD" w:rsidRPr="004248F3" w:rsidRDefault="00000000">
      <w:pPr>
        <w:pStyle w:val="Bibliografa1"/>
        <w:rPr>
          <w:rFonts w:asciiTheme="majorHAnsi" w:hAnsiTheme="majorHAnsi" w:cstheme="majorHAnsi"/>
        </w:rPr>
      </w:pPr>
      <w:r>
        <w:rPr>
          <w:rFonts w:asciiTheme="majorHAnsi" w:hAnsiTheme="majorHAnsi" w:cstheme="majorHAnsi"/>
        </w:rPr>
        <w:t>Zygierewicz, Anna. 2018. Trade Agreement between the European Union and Colombia and Peru: European Implementation Assessment. European Parliamentary Research Service. https://doi.org/10.2861/846773.</w:t>
      </w:r>
    </w:p>
    <w:p w14:paraId="3F1F567F" w14:textId="77777777" w:rsidR="008E28CD" w:rsidRPr="004248F3" w:rsidRDefault="00000000">
      <w:pPr>
        <w:rPr>
          <w:rFonts w:asciiTheme="majorHAnsi" w:hAnsiTheme="majorHAnsi" w:cstheme="majorHAnsi"/>
        </w:rPr>
      </w:pPr>
      <w:r>
        <w:rPr>
          <w:rFonts w:asciiTheme="majorHAnsi" w:hAnsiTheme="majorHAnsi" w:cstheme="majorHAnsi"/>
        </w:rPr>
        <w:br w:type="page"/>
      </w:r>
    </w:p>
    <w:sectPr w:rsidR="008E28CD" w:rsidRPr="004248F3" w:rsidSect="00034616">
      <w:footerReference w:type="default" r:id="rId9"/>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2AB0" w14:textId="77777777" w:rsidR="007F4E45" w:rsidRDefault="007F4E45">
      <w:pPr>
        <w:spacing w:after="0" w:line="240" w:lineRule="auto"/>
      </w:pPr>
      <w:r>
        <w:separator/>
      </w:r>
    </w:p>
  </w:endnote>
  <w:endnote w:type="continuationSeparator" w:id="0">
    <w:p w14:paraId="1B717854" w14:textId="77777777" w:rsidR="007F4E45" w:rsidRDefault="007F4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F25" w14:textId="77777777" w:rsidR="008E28CD" w:rsidRDefault="00000000">
    <w:pPr>
      <w:pStyle w:val="Piedepgina"/>
      <w:jc w:val="center"/>
    </w:pPr>
    <w:r>
      <w:t xml:space="preserve">Page </w:t>
    </w:r>
    <w:r>
      <w:fldChar w:fldCharType="begin"/>
    </w:r>
    <w:r>
      <w:instrText>PAGE</w:instrText>
    </w:r>
    <w:r>
      <w:fldChar w:fldCharType="separate"/>
    </w:r>
    <w:r w:rsidR="00674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DB288" w14:textId="77777777" w:rsidR="007F4E45" w:rsidRDefault="007F4E45">
      <w:pPr>
        <w:spacing w:after="0" w:line="240" w:lineRule="auto"/>
      </w:pPr>
      <w:r>
        <w:separator/>
      </w:r>
    </w:p>
  </w:footnote>
  <w:footnote w:type="continuationSeparator" w:id="0">
    <w:p w14:paraId="4C59D30B" w14:textId="77777777" w:rsidR="007F4E45" w:rsidRDefault="007F4E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3922715">
    <w:abstractNumId w:val="8"/>
  </w:num>
  <w:num w:numId="2" w16cid:durableId="1546678330">
    <w:abstractNumId w:val="6"/>
  </w:num>
  <w:num w:numId="3" w16cid:durableId="39136030">
    <w:abstractNumId w:val="5"/>
  </w:num>
  <w:num w:numId="4" w16cid:durableId="702630266">
    <w:abstractNumId w:val="4"/>
  </w:num>
  <w:num w:numId="5" w16cid:durableId="1728143272">
    <w:abstractNumId w:val="7"/>
  </w:num>
  <w:num w:numId="6" w16cid:durableId="689264018">
    <w:abstractNumId w:val="3"/>
  </w:num>
  <w:num w:numId="7" w16cid:durableId="284435116">
    <w:abstractNumId w:val="2"/>
  </w:num>
  <w:num w:numId="8" w16cid:durableId="1849098475">
    <w:abstractNumId w:val="1"/>
  </w:num>
  <w:num w:numId="9" w16cid:durableId="7253761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HERNAN TALERO SARMIENTO">
    <w15:presenceInfo w15:providerId="AD" w15:userId="S::ltalero@o365.unab.edu.co::89fa2788-e80a-4494-8cbf-75f5ed574e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rSwNDewMDM0N7YwsjBQ0lEKTi0uzszPAykwrgUAZh9MPiwAAAA="/>
  </w:docVars>
  <w:rsids>
    <w:rsidRoot w:val="00B47730"/>
    <w:rsid w:val="000035EF"/>
    <w:rsid w:val="000052D7"/>
    <w:rsid w:val="00034616"/>
    <w:rsid w:val="0006063C"/>
    <w:rsid w:val="00144FA6"/>
    <w:rsid w:val="0015074B"/>
    <w:rsid w:val="00164CBC"/>
    <w:rsid w:val="00220D43"/>
    <w:rsid w:val="00266AC3"/>
    <w:rsid w:val="0029639D"/>
    <w:rsid w:val="002A258E"/>
    <w:rsid w:val="00326F90"/>
    <w:rsid w:val="003D2AAB"/>
    <w:rsid w:val="003D3155"/>
    <w:rsid w:val="004248F3"/>
    <w:rsid w:val="00426BBF"/>
    <w:rsid w:val="00432E29"/>
    <w:rsid w:val="005C5D8F"/>
    <w:rsid w:val="00635DD2"/>
    <w:rsid w:val="00674E44"/>
    <w:rsid w:val="00674F9D"/>
    <w:rsid w:val="006C4908"/>
    <w:rsid w:val="007129C6"/>
    <w:rsid w:val="00714448"/>
    <w:rsid w:val="0079713C"/>
    <w:rsid w:val="007F4E45"/>
    <w:rsid w:val="008E1E9C"/>
    <w:rsid w:val="008E28CD"/>
    <w:rsid w:val="00933F66"/>
    <w:rsid w:val="00975879"/>
    <w:rsid w:val="00995C5C"/>
    <w:rsid w:val="009F5E07"/>
    <w:rsid w:val="00A23A08"/>
    <w:rsid w:val="00AA1D8D"/>
    <w:rsid w:val="00AE73BF"/>
    <w:rsid w:val="00B0651C"/>
    <w:rsid w:val="00B47730"/>
    <w:rsid w:val="00B70FC0"/>
    <w:rsid w:val="00C530A7"/>
    <w:rsid w:val="00C91B26"/>
    <w:rsid w:val="00C95A9F"/>
    <w:rsid w:val="00CB0664"/>
    <w:rsid w:val="00CC56E7"/>
    <w:rsid w:val="00CF3940"/>
    <w:rsid w:val="00D52440"/>
    <w:rsid w:val="00D8478B"/>
    <w:rsid w:val="00DA147D"/>
    <w:rsid w:val="00E34543"/>
    <w:rsid w:val="00EF6CF4"/>
    <w:rsid w:val="00F64D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45D4C"/>
  <w14:defaultImageDpi w14:val="300"/>
  <w15:docId w15:val="{8D8CD3CC-1F2A-4CB2-A327-74E52E1A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Ttulo1">
    <w:name w:val="heading 1"/>
    <w:basedOn w:val="Normal"/>
    <w:next w:val="Normal"/>
    <w:link w:val="Ttulo1Car"/>
    <w:uiPriority w:val="9"/>
    <w:qFormat/>
    <w:rsid w:val="005C5D8F"/>
    <w:pPr>
      <w:keepNext/>
      <w:keepLines/>
      <w:spacing w:before="280" w:after="10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5C5D8F"/>
    <w:pPr>
      <w:keepNext/>
      <w:keepLines/>
      <w:spacing w:before="200" w:after="100"/>
      <w:outlineLvl w:val="1"/>
    </w:pPr>
    <w:rPr>
      <w:rFonts w:asciiTheme="majorHAnsi" w:eastAsiaTheme="majorEastAsia" w:hAnsiTheme="majorHAnsi" w:cstheme="majorHAnsi"/>
      <w:b/>
      <w:bCs/>
      <w:i/>
      <w:iCs/>
      <w:sz w:val="24"/>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C5D8F"/>
    <w:rPr>
      <w:rFonts w:asciiTheme="majorHAnsi" w:eastAsiaTheme="majorEastAsia" w:hAnsiTheme="majorHAnsi" w:cstheme="majorBidi"/>
      <w:b/>
      <w:bCs/>
      <w:color w:val="000000" w:themeColor="text1"/>
      <w:sz w:val="28"/>
      <w:szCs w:val="28"/>
    </w:rPr>
  </w:style>
  <w:style w:type="character" w:customStyle="1" w:styleId="Ttulo2Car">
    <w:name w:val="Título 2 Car"/>
    <w:basedOn w:val="Fuentedeprrafopredeter"/>
    <w:link w:val="Ttulo2"/>
    <w:uiPriority w:val="9"/>
    <w:rsid w:val="005C5D8F"/>
    <w:rPr>
      <w:rFonts w:asciiTheme="majorHAnsi" w:eastAsiaTheme="majorEastAsia" w:hAnsiTheme="majorHAnsi" w:cstheme="majorHAnsi"/>
      <w:b/>
      <w:bCs/>
      <w:i/>
      <w:iCs/>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40"/>
      <w:jc w:val="center"/>
    </w:pPr>
    <w:rPr>
      <w:rFonts w:asciiTheme="majorHAnsi" w:eastAsiaTheme="majorEastAsia" w:hAnsiTheme="majorHAnsi" w:cstheme="majorBid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after="80" w:line="240" w:lineRule="auto"/>
    </w:pPr>
    <w:rPr>
      <w:b/>
      <w:bCs/>
      <w:i/>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fa1">
    <w:name w:val="Bibliografía1"/>
    <w:pPr>
      <w:spacing w:after="80"/>
      <w:ind w:left="360" w:hanging="360"/>
    </w:pPr>
    <w:rPr>
      <w:rFonts w:ascii="Cambria" w:hAnsi="Cambria"/>
      <w:sz w:val="21"/>
    </w:rPr>
  </w:style>
  <w:style w:type="character" w:styleId="Hipervnculo">
    <w:name w:val="Hyperlink"/>
    <w:basedOn w:val="Fuentedeprrafopredeter"/>
    <w:uiPriority w:val="99"/>
    <w:unhideWhenUsed/>
    <w:rsid w:val="00432E29"/>
    <w:rPr>
      <w:color w:val="0000FF" w:themeColor="hyperlink"/>
      <w:u w:val="single"/>
    </w:rPr>
  </w:style>
  <w:style w:type="character" w:styleId="Mencinsinresolver">
    <w:name w:val="Unresolved Mention"/>
    <w:basedOn w:val="Fuentedeprrafopredeter"/>
    <w:uiPriority w:val="99"/>
    <w:semiHidden/>
    <w:unhideWhenUsed/>
    <w:rsid w:val="00432E29"/>
    <w:rPr>
      <w:color w:val="605E5C"/>
      <w:shd w:val="clear" w:color="auto" w:fill="E1DFDD"/>
    </w:rPr>
  </w:style>
  <w:style w:type="table" w:styleId="Tablaconcuadrculaclara">
    <w:name w:val="Grid Table Light"/>
    <w:basedOn w:val="Tablanormal"/>
    <w:uiPriority w:val="99"/>
    <w:rsid w:val="004248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xxxjie0">
    <w:name w:val="___xxxjie0"/>
    <w:basedOn w:val="Fuentedeprrafopredeter"/>
    <w:rsid w:val="00AE73BF"/>
  </w:style>
  <w:style w:type="paragraph" w:styleId="Revisin">
    <w:name w:val="Revision"/>
    <w:hidden/>
    <w:uiPriority w:val="99"/>
    <w:semiHidden/>
    <w:rsid w:val="00C91B26"/>
    <w:pPr>
      <w:spacing w:after="0" w:line="240" w:lineRule="auto"/>
    </w:pPr>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24</Pages>
  <Words>11861</Words>
  <Characters>67608</Characters>
  <Application>Microsoft Office Word</Application>
  <DocSecurity>0</DocSecurity>
  <Lines>563</Lines>
  <Paragraphs>158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Green Integration by Contradiction: EU Trade Policy and Latin America</vt:lpstr>
      <vt:lpstr/>
    </vt:vector>
  </TitlesOfParts>
  <Manager/>
  <Company/>
  <LinksUpToDate>false</LinksUpToDate>
  <CharactersWithSpaces>79311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Integration by Contradiction: EU Trade Policy and Latin America</dc:title>
  <dc:subject>First draft for Routledge Handbook of European Integrations, Volume 2</dc:subject>
  <dc:creator>WEBER Gabriel</dc:creator>
  <cp:keywords>European integration; EU-Mercosur; EU-Andean; sustainability governance; deforestation; trade policy</cp:keywords>
  <dc:description>Revised draft prepared 30 July 2026 from the chapter mind map, local source corpus and online reference checks.</dc:description>
  <cp:lastModifiedBy>LEONARDO HERNAN TALERO SARMIENTO</cp:lastModifiedBy>
  <cp:revision>12</cp:revision>
  <dcterms:created xsi:type="dcterms:W3CDTF">2026-08-02T04:09:00Z</dcterms:created>
  <dcterms:modified xsi:type="dcterms:W3CDTF">2026-08-02T16:26:00Z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2b4f198b-7dbe-4f04-b70a-43a2c8572cb4</vt:lpwstr>
  </property>
</Properties>
</file>